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CFFF0" w14:textId="77777777" w:rsidR="00F738CA" w:rsidRDefault="00F738C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8"/>
          <w:szCs w:val="48"/>
        </w:rPr>
      </w:pPr>
    </w:p>
    <w:p w14:paraId="49937C0B" w14:textId="77777777" w:rsidR="00F738CA" w:rsidRDefault="00F738CA">
      <w:pPr>
        <w:jc w:val="center"/>
        <w:rPr>
          <w:sz w:val="40"/>
          <w:szCs w:val="40"/>
        </w:rPr>
      </w:pPr>
    </w:p>
    <w:p w14:paraId="3A0A9461" w14:textId="77777777" w:rsidR="00F738CA" w:rsidRDefault="00F738CA">
      <w:pPr>
        <w:jc w:val="center"/>
        <w:rPr>
          <w:sz w:val="40"/>
          <w:szCs w:val="40"/>
        </w:rPr>
      </w:pPr>
    </w:p>
    <w:p w14:paraId="42EB13AC" w14:textId="77777777" w:rsidR="00F738CA" w:rsidRDefault="00F738CA">
      <w:pPr>
        <w:jc w:val="center"/>
        <w:rPr>
          <w:sz w:val="40"/>
          <w:szCs w:val="40"/>
        </w:rPr>
      </w:pPr>
    </w:p>
    <w:p w14:paraId="4F5E7D6F" w14:textId="77777777" w:rsidR="00F738CA" w:rsidRDefault="00F738CA">
      <w:pPr>
        <w:jc w:val="center"/>
        <w:rPr>
          <w:sz w:val="40"/>
          <w:szCs w:val="40"/>
        </w:rPr>
      </w:pPr>
    </w:p>
    <w:p w14:paraId="76FEDDE4" w14:textId="77777777" w:rsidR="00F738CA" w:rsidRDefault="00F738C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8"/>
          <w:szCs w:val="48"/>
        </w:rPr>
      </w:pPr>
    </w:p>
    <w:p w14:paraId="2A937A7A" w14:textId="77777777" w:rsidR="00F738CA" w:rsidRDefault="004736A4">
      <w:pPr>
        <w:jc w:val="center"/>
        <w:rPr>
          <w:sz w:val="44"/>
          <w:szCs w:val="44"/>
        </w:rPr>
      </w:pPr>
      <w:proofErr w:type="spellStart"/>
      <w:r>
        <w:rPr>
          <w:b/>
          <w:sz w:val="44"/>
          <w:szCs w:val="44"/>
        </w:rPr>
        <w:t>FreteCheck</w:t>
      </w:r>
      <w:proofErr w:type="spellEnd"/>
    </w:p>
    <w:p w14:paraId="76CE5D87" w14:textId="77777777" w:rsidR="00F738CA" w:rsidRDefault="00F738CA">
      <w:pPr>
        <w:jc w:val="center"/>
        <w:rPr>
          <w:sz w:val="44"/>
          <w:szCs w:val="44"/>
        </w:rPr>
      </w:pPr>
    </w:p>
    <w:p w14:paraId="65E7019F" w14:textId="77777777" w:rsidR="00F738CA" w:rsidRDefault="00F738CA"/>
    <w:p w14:paraId="6A361B15" w14:textId="77777777" w:rsidR="00F738CA" w:rsidRDefault="00F738CA"/>
    <w:p w14:paraId="38B9EB2B" w14:textId="77777777" w:rsidR="00F738CA" w:rsidRDefault="00F738CA"/>
    <w:p w14:paraId="4F7F91BC" w14:textId="77777777" w:rsidR="00F738CA" w:rsidRDefault="004736A4">
      <w:pPr>
        <w:jc w:val="center"/>
        <w:rPr>
          <w:sz w:val="44"/>
          <w:szCs w:val="44"/>
        </w:rPr>
      </w:pPr>
      <w:r>
        <w:rPr>
          <w:b/>
          <w:sz w:val="44"/>
          <w:szCs w:val="44"/>
        </w:rPr>
        <w:t>Fase de Modelagem</w:t>
      </w:r>
    </w:p>
    <w:p w14:paraId="6C06AD37" w14:textId="77777777" w:rsidR="00F738CA" w:rsidRDefault="00F738CA">
      <w:pPr>
        <w:jc w:val="center"/>
      </w:pPr>
    </w:p>
    <w:tbl>
      <w:tblPr>
        <w:tblStyle w:val="a"/>
        <w:tblpPr w:leftFromText="181" w:rightFromText="181" w:vertAnchor="text" w:tblpX="7"/>
        <w:tblW w:w="905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57"/>
        <w:gridCol w:w="3300"/>
      </w:tblGrid>
      <w:tr w:rsidR="00F738CA" w14:paraId="03481BC5" w14:textId="77777777">
        <w:trPr>
          <w:trHeight w:val="600"/>
        </w:trPr>
        <w:tc>
          <w:tcPr>
            <w:tcW w:w="5757" w:type="dxa"/>
            <w:tcBorders>
              <w:bottom w:val="single" w:sz="4" w:space="0" w:color="000000"/>
            </w:tcBorders>
          </w:tcPr>
          <w:p w14:paraId="5730019A" w14:textId="77777777" w:rsidR="00F738CA" w:rsidRDefault="004736A4">
            <w:pPr>
              <w:jc w:val="center"/>
            </w:pPr>
            <w:r>
              <w:t xml:space="preserve">Autores: </w:t>
            </w:r>
          </w:p>
          <w:p w14:paraId="67BA5D11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Autores: Alisson Alexandre Botelho</w:t>
            </w:r>
          </w:p>
          <w:p w14:paraId="73913322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Murilo Carvalho Povoa</w:t>
            </w:r>
          </w:p>
          <w:p w14:paraId="24639704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Pedro Henrique Almeida Leite</w:t>
            </w:r>
          </w:p>
          <w:p w14:paraId="1BA52B14" w14:textId="77777777" w:rsidR="00F738CA" w:rsidRDefault="004736A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Thauan</w:t>
            </w:r>
            <w:proofErr w:type="spellEnd"/>
            <w:r>
              <w:rPr>
                <w:sz w:val="28"/>
                <w:szCs w:val="28"/>
              </w:rPr>
              <w:t xml:space="preserve"> de Moraes</w:t>
            </w:r>
          </w:p>
        </w:tc>
        <w:tc>
          <w:tcPr>
            <w:tcW w:w="3300" w:type="dxa"/>
            <w:tcBorders>
              <w:bottom w:val="single" w:sz="4" w:space="0" w:color="000000"/>
            </w:tcBorders>
          </w:tcPr>
          <w:p w14:paraId="2A7261B4" w14:textId="77777777" w:rsidR="00F738CA" w:rsidRDefault="004736A4">
            <w:pPr>
              <w:jc w:val="center"/>
            </w:pPr>
            <w:r>
              <w:t>Data de emissão:</w:t>
            </w:r>
          </w:p>
          <w:p w14:paraId="011AFC27" w14:textId="267187BA" w:rsidR="00F738CA" w:rsidRDefault="006E1D46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</w:t>
            </w:r>
            <w:r w:rsidR="004736A4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10</w:t>
            </w:r>
            <w:r w:rsidR="004736A4">
              <w:rPr>
                <w:sz w:val="28"/>
                <w:szCs w:val="28"/>
              </w:rPr>
              <w:t>/2024</w:t>
            </w:r>
          </w:p>
        </w:tc>
      </w:tr>
      <w:tr w:rsidR="00F738CA" w14:paraId="17279DFB" w14:textId="77777777">
        <w:trPr>
          <w:trHeight w:val="600"/>
        </w:trPr>
        <w:tc>
          <w:tcPr>
            <w:tcW w:w="5757" w:type="dxa"/>
            <w:tcBorders>
              <w:bottom w:val="single" w:sz="4" w:space="0" w:color="000000"/>
            </w:tcBorders>
          </w:tcPr>
          <w:p w14:paraId="7AB17393" w14:textId="77777777" w:rsidR="00F738CA" w:rsidRDefault="004736A4">
            <w:pPr>
              <w:jc w:val="center"/>
            </w:pPr>
            <w:r>
              <w:t>Revisor:</w:t>
            </w:r>
          </w:p>
          <w:p w14:paraId="005DFF81" w14:textId="2F6B5025" w:rsidR="00BE56DC" w:rsidRDefault="00BE56DC">
            <w:pPr>
              <w:jc w:val="center"/>
            </w:pPr>
            <w:r>
              <w:t xml:space="preserve">Gabriela </w:t>
            </w:r>
            <w:proofErr w:type="spellStart"/>
            <w:r>
              <w:t>Barbarán</w:t>
            </w:r>
            <w:proofErr w:type="spellEnd"/>
            <w:r>
              <w:t xml:space="preserve"> </w:t>
            </w:r>
          </w:p>
        </w:tc>
        <w:tc>
          <w:tcPr>
            <w:tcW w:w="3300" w:type="dxa"/>
            <w:tcBorders>
              <w:bottom w:val="single" w:sz="4" w:space="0" w:color="000000"/>
            </w:tcBorders>
          </w:tcPr>
          <w:p w14:paraId="311FB9E9" w14:textId="77777777" w:rsidR="00F738CA" w:rsidRDefault="004736A4">
            <w:pPr>
              <w:jc w:val="center"/>
            </w:pPr>
            <w:r>
              <w:t>Data de revisão</w:t>
            </w:r>
          </w:p>
          <w:p w14:paraId="292BFA21" w14:textId="2D51CCF3" w:rsidR="00F738CA" w:rsidRDefault="00BE56D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02/10/2024</w:t>
            </w:r>
          </w:p>
        </w:tc>
      </w:tr>
    </w:tbl>
    <w:p w14:paraId="65E45F6D" w14:textId="77777777" w:rsidR="00F738CA" w:rsidRDefault="004736A4">
      <w:pPr>
        <w:jc w:val="center"/>
      </w:pPr>
      <w:r>
        <w:br w:type="page"/>
      </w:r>
    </w:p>
    <w:p w14:paraId="052DD01D" w14:textId="77777777" w:rsidR="00F738CA" w:rsidRDefault="004736A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Índice</w:t>
      </w:r>
    </w:p>
    <w:sdt>
      <w:sdtPr>
        <w:id w:val="-1660696015"/>
        <w:docPartObj>
          <w:docPartGallery w:val="Table of Contents"/>
          <w:docPartUnique/>
        </w:docPartObj>
      </w:sdtPr>
      <w:sdtEndPr/>
      <w:sdtContent>
        <w:p w14:paraId="49959125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1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0"/>
              <w:szCs w:val="20"/>
            </w:rPr>
            <w:t>OBJETIVO DO DOCUMENTO</w:t>
          </w:r>
          <w:r>
            <w:rPr>
              <w:b/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9EE2384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Modelo de Processo As Is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FD54816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Modelo de Processo To Be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043B3243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Diagrama de Casos de uso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6E03E5A4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dos Casos de uso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268DB25A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das Regras de Negócio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14:paraId="24FFDE38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1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  <w:sz w:val="20"/>
              <w:szCs w:val="20"/>
            </w:rPr>
            <w:t>1.6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  <w:sz w:val="20"/>
              <w:szCs w:val="20"/>
            </w:rPr>
            <w:t>Especificação de Requisitos não funcionais</w:t>
          </w:r>
          <w:r>
            <w:rPr>
              <w:smallCaps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  <w:r>
            <w:fldChar w:fldCharType="end"/>
          </w:r>
        </w:p>
      </w:sdtContent>
    </w:sdt>
    <w:p w14:paraId="06FCD4AD" w14:textId="77777777" w:rsidR="00F738CA" w:rsidRDefault="00F738CA"/>
    <w:p w14:paraId="2C77AB85" w14:textId="77777777" w:rsidR="00F738CA" w:rsidRDefault="004736A4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rPr>
          <w:b/>
          <w:color w:val="000000"/>
          <w:sz w:val="32"/>
          <w:szCs w:val="32"/>
        </w:rPr>
      </w:pPr>
      <w:bookmarkStart w:id="1" w:name="_30j0zll" w:colFirst="0" w:colLast="0"/>
      <w:bookmarkEnd w:id="1"/>
      <w:r>
        <w:br w:type="page"/>
      </w:r>
      <w:r>
        <w:rPr>
          <w:b/>
          <w:color w:val="000000"/>
          <w:sz w:val="32"/>
          <w:szCs w:val="32"/>
        </w:rPr>
        <w:lastRenderedPageBreak/>
        <w:t>Objetivo do Documento</w:t>
      </w:r>
    </w:p>
    <w:p w14:paraId="05FBC96A" w14:textId="77777777" w:rsidR="00F738CA" w:rsidRDefault="00F738CA">
      <w:pPr>
        <w:rPr>
          <w:highlight w:val="yellow"/>
        </w:rPr>
      </w:pPr>
    </w:p>
    <w:p w14:paraId="276A8E8C" w14:textId="09C38E75" w:rsidR="00F738CA" w:rsidRDefault="004736A4">
      <w:r>
        <w:t>Este documento tem como objetivo descrever e analisar o processo atual (</w:t>
      </w:r>
      <w:r>
        <w:rPr>
          <w:i/>
        </w:rPr>
        <w:t xml:space="preserve">As </w:t>
      </w:r>
      <w:proofErr w:type="spellStart"/>
      <w:r>
        <w:rPr>
          <w:i/>
        </w:rPr>
        <w:t>Is</w:t>
      </w:r>
      <w:proofErr w:type="spellEnd"/>
      <w:r>
        <w:t>) e o processo proposto (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Be</w:t>
      </w:r>
      <w:r>
        <w:t xml:space="preserve">) de forma detalhada, além de ter a função de fornecer uma visão clara dos fluxos de trabalho, identificando como as atividades são realizadas no momento e como elas serão otimizadas com o sistema </w:t>
      </w:r>
      <w:proofErr w:type="spellStart"/>
      <w:r>
        <w:t>FreteCheck</w:t>
      </w:r>
      <w:proofErr w:type="spellEnd"/>
      <w:r>
        <w:t>.</w:t>
      </w:r>
      <w:r w:rsidR="00BE56DC">
        <w:t xml:space="preserve"> Também serão especificados os requisitos funcionais e não funcionais do sistema.</w:t>
      </w:r>
    </w:p>
    <w:p w14:paraId="3DEB5CB0" w14:textId="77777777" w:rsidR="00F738CA" w:rsidRDefault="00F738CA"/>
    <w:p w14:paraId="094F9EE3" w14:textId="77777777" w:rsidR="00F738CA" w:rsidRDefault="00F738CA">
      <w:bookmarkStart w:id="2" w:name="_1fob9te" w:colFirst="0" w:colLast="0"/>
      <w:bookmarkEnd w:id="2"/>
    </w:p>
    <w:p w14:paraId="4E8F20DD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Modelo de Processo </w:t>
      </w:r>
      <w:r>
        <w:rPr>
          <w:b/>
          <w:i/>
          <w:color w:val="000000"/>
          <w:sz w:val="28"/>
          <w:szCs w:val="28"/>
        </w:rPr>
        <w:t xml:space="preserve">As </w:t>
      </w:r>
      <w:proofErr w:type="spellStart"/>
      <w:r>
        <w:rPr>
          <w:b/>
          <w:i/>
          <w:color w:val="000000"/>
          <w:sz w:val="28"/>
          <w:szCs w:val="28"/>
        </w:rPr>
        <w:t>Is</w:t>
      </w:r>
      <w:proofErr w:type="spellEnd"/>
    </w:p>
    <w:p w14:paraId="63EC932D" w14:textId="77777777" w:rsidR="00F738CA" w:rsidRDefault="004736A4">
      <w:r>
        <w:rPr>
          <w:highlight w:val="yellow"/>
        </w:rPr>
        <w:t>Colocar aqui o processo de negócio usando a notação BPMN</w:t>
      </w:r>
    </w:p>
    <w:p w14:paraId="05D71DD6" w14:textId="77777777" w:rsidR="00F738CA" w:rsidRDefault="00F738CA"/>
    <w:p w14:paraId="28A05138" w14:textId="02804325" w:rsidR="00F738CA" w:rsidRDefault="004736A4">
      <w:bookmarkStart w:id="3" w:name="_3znysh7" w:colFirst="0" w:colLast="0"/>
      <w:bookmarkEnd w:id="3"/>
      <w:r>
        <w:rPr>
          <w:noProof/>
        </w:rPr>
        <w:drawing>
          <wp:inline distT="0" distB="0" distL="114300" distR="114300" wp14:anchorId="2E222C79" wp14:editId="10D83075">
            <wp:extent cx="5756275" cy="262953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2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886D8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Modelo de Processo </w:t>
      </w:r>
      <w:proofErr w:type="spellStart"/>
      <w:r>
        <w:rPr>
          <w:b/>
          <w:i/>
          <w:color w:val="000000"/>
          <w:sz w:val="28"/>
          <w:szCs w:val="28"/>
        </w:rPr>
        <w:t>To</w:t>
      </w:r>
      <w:proofErr w:type="spellEnd"/>
      <w:r>
        <w:rPr>
          <w:b/>
          <w:i/>
          <w:color w:val="000000"/>
          <w:sz w:val="28"/>
          <w:szCs w:val="28"/>
        </w:rPr>
        <w:t xml:space="preserve"> Be</w:t>
      </w:r>
    </w:p>
    <w:p w14:paraId="4439DA78" w14:textId="5C1391E6" w:rsidR="00F738CA" w:rsidRDefault="007906BD" w:rsidP="00F60455">
      <w:pPr>
        <w:jc w:val="center"/>
      </w:pPr>
      <w:r>
        <w:t>Realizar Pagamento</w:t>
      </w:r>
    </w:p>
    <w:p w14:paraId="7A7F0ACD" w14:textId="5D4E79BF" w:rsidR="00F738CA" w:rsidRDefault="001F1F31">
      <w:pPr>
        <w:jc w:val="center"/>
      </w:pPr>
      <w:r w:rsidRPr="001F1F31">
        <w:drawing>
          <wp:inline distT="0" distB="0" distL="0" distR="0" wp14:anchorId="126C237B" wp14:editId="216EBA45">
            <wp:extent cx="5270740" cy="2092956"/>
            <wp:effectExtent l="0" t="0" r="635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219" cy="20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"/>
      <w:commentRangeEnd w:id="4"/>
      <w:r w:rsidR="00E51063">
        <w:rPr>
          <w:rStyle w:val="Refdecomentrio"/>
        </w:rPr>
        <w:commentReference w:id="4"/>
      </w:r>
    </w:p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37A39359" w14:textId="77777777" w:rsidTr="00E00834">
        <w:tc>
          <w:tcPr>
            <w:tcW w:w="3227" w:type="dxa"/>
          </w:tcPr>
          <w:p w14:paraId="2D549BA4" w14:textId="77777777" w:rsidR="008F43E7" w:rsidRDefault="008F43E7" w:rsidP="00E00834">
            <w:r>
              <w:rPr>
                <w:b/>
              </w:rPr>
              <w:lastRenderedPageBreak/>
              <w:t>Nome da Tarefa</w:t>
            </w:r>
          </w:p>
        </w:tc>
        <w:tc>
          <w:tcPr>
            <w:tcW w:w="5984" w:type="dxa"/>
          </w:tcPr>
          <w:p w14:paraId="21E3B500" w14:textId="58259064" w:rsidR="008F43E7" w:rsidRDefault="008F43E7" w:rsidP="00E00834">
            <w:r>
              <w:t>Fazer login no sistema</w:t>
            </w:r>
          </w:p>
        </w:tc>
      </w:tr>
      <w:tr w:rsidR="008F43E7" w14:paraId="26BCE586" w14:textId="77777777" w:rsidTr="00E00834">
        <w:tc>
          <w:tcPr>
            <w:tcW w:w="3227" w:type="dxa"/>
          </w:tcPr>
          <w:p w14:paraId="195888B6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4817D9D" w14:textId="77E0C95E" w:rsidR="008F43E7" w:rsidRDefault="008F43E7" w:rsidP="00E00834">
            <w:r>
              <w:t>Dados de login</w:t>
            </w:r>
          </w:p>
        </w:tc>
      </w:tr>
      <w:tr w:rsidR="008F43E7" w14:paraId="70285F96" w14:textId="77777777" w:rsidTr="00E00834">
        <w:tc>
          <w:tcPr>
            <w:tcW w:w="3227" w:type="dxa"/>
          </w:tcPr>
          <w:p w14:paraId="37BE1854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505C4D1B" w14:textId="77777777" w:rsidR="008F43E7" w:rsidRDefault="00066E8E" w:rsidP="00066E8E">
            <w:pPr>
              <w:pStyle w:val="PargrafodaLista"/>
              <w:numPr>
                <w:ilvl w:val="0"/>
                <w:numId w:val="25"/>
              </w:numPr>
            </w:pPr>
            <w:r>
              <w:t>Cliente deve haver cadastro na plataforma</w:t>
            </w:r>
          </w:p>
          <w:p w14:paraId="4B53FD47" w14:textId="1B19F260" w:rsidR="00066E8E" w:rsidRDefault="00066E8E" w:rsidP="00066E8E">
            <w:pPr>
              <w:pStyle w:val="PargrafodaLista"/>
              <w:numPr>
                <w:ilvl w:val="0"/>
                <w:numId w:val="25"/>
              </w:numPr>
            </w:pPr>
            <w:r>
              <w:t>Cliente deve preencher os campos com os dados de login.</w:t>
            </w:r>
          </w:p>
        </w:tc>
      </w:tr>
      <w:tr w:rsidR="008F43E7" w14:paraId="10A659B5" w14:textId="77777777" w:rsidTr="00E00834">
        <w:tc>
          <w:tcPr>
            <w:tcW w:w="3227" w:type="dxa"/>
          </w:tcPr>
          <w:p w14:paraId="57E7F2AE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7855DA58" w14:textId="451595B5" w:rsidR="008F43E7" w:rsidRDefault="00066E8E" w:rsidP="00E00834">
            <w:r>
              <w:t>Login Realizado</w:t>
            </w:r>
          </w:p>
        </w:tc>
      </w:tr>
    </w:tbl>
    <w:p w14:paraId="017196D8" w14:textId="7DB480BB" w:rsidR="00B92D7D" w:rsidRDefault="00B92D7D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B92D7D" w14:paraId="708F7961" w14:textId="77777777" w:rsidTr="00BC6615">
        <w:tc>
          <w:tcPr>
            <w:tcW w:w="3227" w:type="dxa"/>
          </w:tcPr>
          <w:p w14:paraId="63159A99" w14:textId="77777777" w:rsidR="00B92D7D" w:rsidRDefault="00B92D7D" w:rsidP="00BC6615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4ED8DC7D" w14:textId="347F663A" w:rsidR="00B92D7D" w:rsidRDefault="00B92D7D" w:rsidP="00BC6615">
            <w:r>
              <w:t>Insere dados para calcular cotação</w:t>
            </w:r>
          </w:p>
        </w:tc>
      </w:tr>
      <w:tr w:rsidR="00B92D7D" w14:paraId="536ABC6E" w14:textId="77777777" w:rsidTr="00BC6615">
        <w:tc>
          <w:tcPr>
            <w:tcW w:w="3227" w:type="dxa"/>
          </w:tcPr>
          <w:p w14:paraId="4B307380" w14:textId="77777777" w:rsidR="00B92D7D" w:rsidRDefault="00B92D7D" w:rsidP="00BC6615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1CCBD9AE" w14:textId="6DA04ED5" w:rsidR="00B92D7D" w:rsidRDefault="001F1F31" w:rsidP="00BC6615">
            <w:r>
              <w:t>Login do usuário</w:t>
            </w:r>
          </w:p>
        </w:tc>
      </w:tr>
      <w:tr w:rsidR="00B92D7D" w14:paraId="3D90DDA3" w14:textId="77777777" w:rsidTr="00BC6615">
        <w:tc>
          <w:tcPr>
            <w:tcW w:w="3227" w:type="dxa"/>
          </w:tcPr>
          <w:p w14:paraId="40CBA818" w14:textId="77777777" w:rsidR="00B92D7D" w:rsidRDefault="00B92D7D" w:rsidP="00BC6615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7438AEA5" w14:textId="08D8B3D3" w:rsidR="00B92D7D" w:rsidRDefault="00B92D7D" w:rsidP="00F60455">
            <w:pPr>
              <w:numPr>
                <w:ilvl w:val="0"/>
                <w:numId w:val="6"/>
              </w:numPr>
            </w:pPr>
            <w:r>
              <w:t xml:space="preserve">Cliente deve </w:t>
            </w:r>
            <w:r>
              <w:t>inserir dados, como CEP</w:t>
            </w:r>
            <w:r>
              <w:t>.</w:t>
            </w:r>
          </w:p>
        </w:tc>
      </w:tr>
      <w:tr w:rsidR="00B92D7D" w14:paraId="417C7264" w14:textId="77777777" w:rsidTr="00BC6615">
        <w:tc>
          <w:tcPr>
            <w:tcW w:w="3227" w:type="dxa"/>
          </w:tcPr>
          <w:p w14:paraId="79938D0E" w14:textId="77777777" w:rsidR="00B92D7D" w:rsidRDefault="00B92D7D" w:rsidP="00BC6615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2C973FEF" w14:textId="54CDF58E" w:rsidR="00B92D7D" w:rsidRDefault="00B92D7D" w:rsidP="00BC6615">
            <w:commentRangeStart w:id="5"/>
            <w:commentRangeEnd w:id="5"/>
            <w:r>
              <w:rPr>
                <w:rStyle w:val="Refdecomentrio"/>
              </w:rPr>
              <w:commentReference w:id="5"/>
            </w:r>
            <w:r>
              <w:t>CEP para calcular o valor do frete.</w:t>
            </w:r>
          </w:p>
        </w:tc>
      </w:tr>
    </w:tbl>
    <w:p w14:paraId="20E1E61A" w14:textId="308E16EF" w:rsidR="001F1F31" w:rsidRDefault="001F1F31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1F1F31" w14:paraId="6E5C0A63" w14:textId="77777777" w:rsidTr="00BC6615">
        <w:tc>
          <w:tcPr>
            <w:tcW w:w="3227" w:type="dxa"/>
          </w:tcPr>
          <w:p w14:paraId="170BF781" w14:textId="77777777" w:rsidR="001F1F31" w:rsidRDefault="001F1F31" w:rsidP="00BC6615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4122C7E9" w14:textId="6E8978FC" w:rsidR="001F1F31" w:rsidRDefault="001F1F31" w:rsidP="00BC6615">
            <w:r>
              <w:t>Consultar API das transportadoras</w:t>
            </w:r>
          </w:p>
        </w:tc>
      </w:tr>
      <w:tr w:rsidR="001F1F31" w14:paraId="1D06DAFA" w14:textId="77777777" w:rsidTr="00BC6615">
        <w:tc>
          <w:tcPr>
            <w:tcW w:w="3227" w:type="dxa"/>
          </w:tcPr>
          <w:p w14:paraId="5C076283" w14:textId="77777777" w:rsidR="001F1F31" w:rsidRDefault="001F1F31" w:rsidP="00BC6615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225B20D2" w14:textId="77777777" w:rsidR="001F1F31" w:rsidRDefault="001F1F31" w:rsidP="00BC6615">
            <w:r>
              <w:t>CEP do destinatário</w:t>
            </w:r>
          </w:p>
        </w:tc>
      </w:tr>
      <w:tr w:rsidR="001F1F31" w14:paraId="768FEF96" w14:textId="77777777" w:rsidTr="00BC6615">
        <w:tc>
          <w:tcPr>
            <w:tcW w:w="3227" w:type="dxa"/>
          </w:tcPr>
          <w:p w14:paraId="2B0B75A0" w14:textId="77777777" w:rsidR="001F1F31" w:rsidRDefault="001F1F31" w:rsidP="00BC6615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7DAE7E28" w14:textId="77777777" w:rsidR="001F1F31" w:rsidRDefault="001F1F31" w:rsidP="00BC6615">
            <w:pPr>
              <w:numPr>
                <w:ilvl w:val="0"/>
                <w:numId w:val="6"/>
              </w:numPr>
            </w:pPr>
            <w:proofErr w:type="spellStart"/>
            <w:r>
              <w:t>FreteCheck</w:t>
            </w:r>
            <w:proofErr w:type="spellEnd"/>
            <w:r>
              <w:t xml:space="preserve"> consultará as APIs das transportadoras parceiras para verificar o valor de cada cotação.</w:t>
            </w:r>
          </w:p>
          <w:p w14:paraId="71AC3591" w14:textId="2A2ABE11" w:rsidR="001F1F31" w:rsidRDefault="001F1F31" w:rsidP="00BC6615">
            <w:pPr>
              <w:numPr>
                <w:ilvl w:val="0"/>
                <w:numId w:val="6"/>
              </w:numPr>
            </w:pPr>
            <w:commentRangeStart w:id="6"/>
            <w:r>
              <w:t>A API das transportadoras retornará à cotação para o valor da encomenda.</w:t>
            </w:r>
            <w:commentRangeEnd w:id="6"/>
            <w:r>
              <w:rPr>
                <w:rStyle w:val="Refdecomentrio"/>
              </w:rPr>
              <w:commentReference w:id="6"/>
            </w:r>
          </w:p>
        </w:tc>
      </w:tr>
      <w:tr w:rsidR="001F1F31" w14:paraId="1B9DD781" w14:textId="77777777" w:rsidTr="00BC6615">
        <w:tc>
          <w:tcPr>
            <w:tcW w:w="3227" w:type="dxa"/>
          </w:tcPr>
          <w:p w14:paraId="0AE74DB3" w14:textId="77777777" w:rsidR="001F1F31" w:rsidRDefault="001F1F31" w:rsidP="00BC6615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669C7769" w14:textId="2C3803E6" w:rsidR="001F1F31" w:rsidRDefault="001F1F31" w:rsidP="00BC6615">
            <w:commentRangeStart w:id="7"/>
            <w:commentRangeEnd w:id="7"/>
            <w:r>
              <w:rPr>
                <w:rStyle w:val="Refdecomentrio"/>
              </w:rPr>
              <w:commentReference w:id="7"/>
            </w:r>
            <w:r>
              <w:t>Valores cotação de frete para cada transportadora</w:t>
            </w:r>
            <w:r>
              <w:t>.</w:t>
            </w:r>
          </w:p>
        </w:tc>
      </w:tr>
    </w:tbl>
    <w:p w14:paraId="1E254670" w14:textId="77777777" w:rsidR="001F1F31" w:rsidRDefault="001F1F31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5C86DEF5" w14:textId="77777777" w:rsidTr="00E00834">
        <w:tc>
          <w:tcPr>
            <w:tcW w:w="3227" w:type="dxa"/>
          </w:tcPr>
          <w:p w14:paraId="64F88170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C8A9BC7" w14:textId="384CDE2C" w:rsidR="008F43E7" w:rsidRDefault="001F1F31" w:rsidP="00E00834">
            <w:r>
              <w:t>Selecionar</w:t>
            </w:r>
            <w:r>
              <w:t xml:space="preserve"> </w:t>
            </w:r>
            <w:r w:rsidR="00567553">
              <w:t>a cotação da encomenda</w:t>
            </w:r>
          </w:p>
        </w:tc>
      </w:tr>
      <w:tr w:rsidR="008F43E7" w14:paraId="55F2E706" w14:textId="77777777" w:rsidTr="00E00834">
        <w:tc>
          <w:tcPr>
            <w:tcW w:w="3227" w:type="dxa"/>
          </w:tcPr>
          <w:p w14:paraId="3D2449A7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342A4DAE" w14:textId="09515AE0" w:rsidR="008F43E7" w:rsidRDefault="00567553" w:rsidP="00E00834">
            <w:r w:rsidRPr="00F60455">
              <w:t xml:space="preserve">Consulta de APIs das </w:t>
            </w:r>
            <w:commentRangeStart w:id="8"/>
            <w:r w:rsidRPr="00F60455">
              <w:t>transportadoras</w:t>
            </w:r>
            <w:commentRangeEnd w:id="8"/>
            <w:r w:rsidR="00E51063" w:rsidRPr="00F60455">
              <w:rPr>
                <w:rStyle w:val="Refdecomentrio"/>
              </w:rPr>
              <w:commentReference w:id="8"/>
            </w:r>
          </w:p>
        </w:tc>
      </w:tr>
      <w:tr w:rsidR="008F43E7" w14:paraId="382515F9" w14:textId="77777777" w:rsidTr="00E00834">
        <w:tc>
          <w:tcPr>
            <w:tcW w:w="3227" w:type="dxa"/>
          </w:tcPr>
          <w:p w14:paraId="6295B0B6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4726D779" w14:textId="677D4A76" w:rsidR="00567553" w:rsidRDefault="00567553" w:rsidP="00F60455">
            <w:pPr>
              <w:numPr>
                <w:ilvl w:val="0"/>
                <w:numId w:val="6"/>
              </w:numPr>
            </w:pPr>
            <w:r>
              <w:t>Cliente deve selecionar a encomenda que quer enviar ou receber.</w:t>
            </w:r>
          </w:p>
        </w:tc>
      </w:tr>
      <w:tr w:rsidR="008F43E7" w14:paraId="1E929B5C" w14:textId="77777777" w:rsidTr="00E00834">
        <w:tc>
          <w:tcPr>
            <w:tcW w:w="3227" w:type="dxa"/>
          </w:tcPr>
          <w:p w14:paraId="01C8C335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0DF58240" w14:textId="499CC49A" w:rsidR="008F43E7" w:rsidRDefault="001F1F31" w:rsidP="00E00834">
            <w:r>
              <w:t>Valor de frete a ser pago, selecionado.</w:t>
            </w:r>
          </w:p>
        </w:tc>
      </w:tr>
    </w:tbl>
    <w:p w14:paraId="584EE01C" w14:textId="795ED530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6CF77501" w14:textId="77777777" w:rsidTr="00E00834">
        <w:tc>
          <w:tcPr>
            <w:tcW w:w="3227" w:type="dxa"/>
          </w:tcPr>
          <w:p w14:paraId="2680BD0E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33E17FFA" w14:textId="3D1A2D97" w:rsidR="008F43E7" w:rsidRDefault="00567553" w:rsidP="00E00834">
            <w:r>
              <w:t>Direciona Cliente para fazer o pagamento.</w:t>
            </w:r>
          </w:p>
        </w:tc>
      </w:tr>
      <w:tr w:rsidR="008F43E7" w14:paraId="450729A0" w14:textId="77777777" w:rsidTr="00E00834">
        <w:tc>
          <w:tcPr>
            <w:tcW w:w="3227" w:type="dxa"/>
          </w:tcPr>
          <w:p w14:paraId="6C50A9BC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6D8C9398" w14:textId="2EB422FE" w:rsidR="008F43E7" w:rsidRDefault="00567553" w:rsidP="00E00834">
            <w:r>
              <w:t>Código do pedido de encomenda.</w:t>
            </w:r>
          </w:p>
        </w:tc>
      </w:tr>
      <w:tr w:rsidR="008F43E7" w14:paraId="46A35E67" w14:textId="77777777" w:rsidTr="00E00834">
        <w:tc>
          <w:tcPr>
            <w:tcW w:w="3227" w:type="dxa"/>
          </w:tcPr>
          <w:p w14:paraId="3ED4BF42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2BA228B" w14:textId="7C4A0381" w:rsidR="00567553" w:rsidRDefault="00567553" w:rsidP="00567553">
            <w:pPr>
              <w:numPr>
                <w:ilvl w:val="0"/>
                <w:numId w:val="6"/>
              </w:numPr>
            </w:pPr>
            <w:proofErr w:type="spellStart"/>
            <w:r>
              <w:t>Fretecheck</w:t>
            </w:r>
            <w:proofErr w:type="spellEnd"/>
            <w:r>
              <w:t xml:space="preserve"> direcionará o cliente para o site de e-commerce que </w:t>
            </w:r>
            <w:r w:rsidR="007906BD">
              <w:t>contém</w:t>
            </w:r>
            <w:r>
              <w:t xml:space="preserve"> o produto do cliente.</w:t>
            </w:r>
          </w:p>
          <w:p w14:paraId="3274D1DA" w14:textId="333B2A7F" w:rsidR="008F43E7" w:rsidRDefault="00567553" w:rsidP="00E00834">
            <w:pPr>
              <w:numPr>
                <w:ilvl w:val="0"/>
                <w:numId w:val="6"/>
              </w:numPr>
            </w:pPr>
            <w:proofErr w:type="spellStart"/>
            <w:r>
              <w:t>Fretecheck</w:t>
            </w:r>
            <w:proofErr w:type="spellEnd"/>
            <w:r>
              <w:t xml:space="preserve"> informará o sistema do e-commerce sobre o pagamento que o cliente pretende efetuar.</w:t>
            </w:r>
          </w:p>
        </w:tc>
      </w:tr>
      <w:tr w:rsidR="008F43E7" w14:paraId="71C668A6" w14:textId="77777777" w:rsidTr="00E00834">
        <w:tc>
          <w:tcPr>
            <w:tcW w:w="3227" w:type="dxa"/>
          </w:tcPr>
          <w:p w14:paraId="046976D4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D005B96" w14:textId="1A7BFF16" w:rsidR="008F43E7" w:rsidRDefault="00567553" w:rsidP="00E00834">
            <w:r>
              <w:t>Registro para efetuar pagamento.</w:t>
            </w:r>
          </w:p>
        </w:tc>
      </w:tr>
    </w:tbl>
    <w:p w14:paraId="46257831" w14:textId="63A99C5E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13673542" w14:textId="77777777" w:rsidTr="00E00834">
        <w:tc>
          <w:tcPr>
            <w:tcW w:w="3227" w:type="dxa"/>
          </w:tcPr>
          <w:p w14:paraId="51E3B287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744BF2F" w14:textId="34180421" w:rsidR="008F43E7" w:rsidRDefault="00567553" w:rsidP="00E00834">
            <w:r>
              <w:t>Consultar API do Banco.</w:t>
            </w:r>
          </w:p>
        </w:tc>
      </w:tr>
      <w:tr w:rsidR="008F43E7" w14:paraId="700470AE" w14:textId="77777777" w:rsidTr="00E00834">
        <w:tc>
          <w:tcPr>
            <w:tcW w:w="3227" w:type="dxa"/>
          </w:tcPr>
          <w:p w14:paraId="7972EDE1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491CC6D3" w14:textId="66092227" w:rsidR="008F43E7" w:rsidRDefault="00E91F13" w:rsidP="00E00834">
            <w:r>
              <w:t>Registro para efetuar pagamento.</w:t>
            </w:r>
          </w:p>
        </w:tc>
      </w:tr>
      <w:tr w:rsidR="008F43E7" w14:paraId="2B016163" w14:textId="77777777" w:rsidTr="00E00834">
        <w:tc>
          <w:tcPr>
            <w:tcW w:w="3227" w:type="dxa"/>
          </w:tcPr>
          <w:p w14:paraId="7563AFDB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C5E4D16" w14:textId="540DE33C" w:rsidR="00E91F13" w:rsidRDefault="00E91F13" w:rsidP="00E91F13">
            <w:pPr>
              <w:numPr>
                <w:ilvl w:val="0"/>
                <w:numId w:val="6"/>
              </w:numPr>
            </w:pPr>
            <w:r>
              <w:t>E-commerce receberá o registro para efetuar pagamento do cliente.</w:t>
            </w:r>
          </w:p>
          <w:p w14:paraId="4AAEB277" w14:textId="19A6F89B" w:rsidR="008F43E7" w:rsidRDefault="00E91F13" w:rsidP="00E00834">
            <w:pPr>
              <w:numPr>
                <w:ilvl w:val="0"/>
                <w:numId w:val="6"/>
              </w:numPr>
            </w:pPr>
            <w:r>
              <w:t>E-commerce chamará a API do banco que o cliente selecionar para efetuar o pagamento.</w:t>
            </w:r>
          </w:p>
        </w:tc>
      </w:tr>
      <w:tr w:rsidR="008F43E7" w14:paraId="6AB6CF75" w14:textId="77777777" w:rsidTr="00E00834">
        <w:tc>
          <w:tcPr>
            <w:tcW w:w="3227" w:type="dxa"/>
          </w:tcPr>
          <w:p w14:paraId="6F01EADA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379BAFDF" w14:textId="2D063C69" w:rsidR="008F43E7" w:rsidRDefault="00E91F13" w:rsidP="00E00834">
            <w:r>
              <w:t>Retorna a API do banco.</w:t>
            </w:r>
          </w:p>
        </w:tc>
      </w:tr>
    </w:tbl>
    <w:p w14:paraId="7CE0A9EC" w14:textId="1CBC39B6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8F43E7" w14:paraId="631D2D1F" w14:textId="77777777" w:rsidTr="00E00834">
        <w:tc>
          <w:tcPr>
            <w:tcW w:w="3227" w:type="dxa"/>
          </w:tcPr>
          <w:p w14:paraId="7964F65F" w14:textId="77777777" w:rsidR="008F43E7" w:rsidRDefault="008F43E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314C9C83" w14:textId="77777777" w:rsidR="008F43E7" w:rsidRDefault="008F43E7" w:rsidP="00E00834">
            <w:r>
              <w:t>Realizar Pagamento</w:t>
            </w:r>
          </w:p>
        </w:tc>
      </w:tr>
      <w:tr w:rsidR="008F43E7" w14:paraId="2EDEC03C" w14:textId="77777777" w:rsidTr="00E00834">
        <w:tc>
          <w:tcPr>
            <w:tcW w:w="3227" w:type="dxa"/>
          </w:tcPr>
          <w:p w14:paraId="7158EECD" w14:textId="77777777" w:rsidR="008F43E7" w:rsidRDefault="008F43E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BCE27EE" w14:textId="44EF8050" w:rsidR="008F43E7" w:rsidRDefault="00E91F13" w:rsidP="00E00834">
            <w:r>
              <w:t>API do Banco</w:t>
            </w:r>
          </w:p>
        </w:tc>
      </w:tr>
      <w:tr w:rsidR="008F43E7" w14:paraId="5DD78715" w14:textId="77777777" w:rsidTr="00E00834">
        <w:tc>
          <w:tcPr>
            <w:tcW w:w="3227" w:type="dxa"/>
          </w:tcPr>
          <w:p w14:paraId="3281917E" w14:textId="77777777" w:rsidR="008F43E7" w:rsidRDefault="008F43E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11A60902" w14:textId="77777777" w:rsidR="008F43E7" w:rsidRDefault="008F43E7" w:rsidP="00E91F13">
            <w:pPr>
              <w:numPr>
                <w:ilvl w:val="0"/>
                <w:numId w:val="6"/>
              </w:numPr>
            </w:pPr>
            <w:r>
              <w:t>C</w:t>
            </w:r>
            <w:r w:rsidR="00E91F13">
              <w:t>liente coloca seus dados bancários.</w:t>
            </w:r>
          </w:p>
          <w:p w14:paraId="24B8BA80" w14:textId="407EA808" w:rsidR="00E91F13" w:rsidRDefault="00E91F13" w:rsidP="00E91F13">
            <w:pPr>
              <w:numPr>
                <w:ilvl w:val="0"/>
                <w:numId w:val="6"/>
              </w:numPr>
            </w:pPr>
            <w:r>
              <w:t>Cliente realiza o pagamento.</w:t>
            </w:r>
          </w:p>
        </w:tc>
      </w:tr>
      <w:tr w:rsidR="008F43E7" w14:paraId="160FB331" w14:textId="77777777" w:rsidTr="00E00834">
        <w:tc>
          <w:tcPr>
            <w:tcW w:w="3227" w:type="dxa"/>
          </w:tcPr>
          <w:p w14:paraId="30660E84" w14:textId="77777777" w:rsidR="008F43E7" w:rsidRDefault="008F43E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647A848" w14:textId="4365CD57" w:rsidR="008F43E7" w:rsidRDefault="00E91F13" w:rsidP="00E00834">
            <w:r>
              <w:t>Código do pagamento efetuado.</w:t>
            </w:r>
          </w:p>
        </w:tc>
      </w:tr>
    </w:tbl>
    <w:p w14:paraId="7BFECF55" w14:textId="42014E9C" w:rsidR="008F43E7" w:rsidRDefault="008F43E7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43256508" w14:textId="77777777" w:rsidTr="00E00834">
        <w:tc>
          <w:tcPr>
            <w:tcW w:w="3227" w:type="dxa"/>
          </w:tcPr>
          <w:p w14:paraId="538A06DC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71361736" w14:textId="4B132C6E" w:rsidR="00E91F13" w:rsidRDefault="00E91F13" w:rsidP="00E00834">
            <w:r>
              <w:t>Confirmação do pagamento</w:t>
            </w:r>
          </w:p>
        </w:tc>
      </w:tr>
      <w:tr w:rsidR="00E91F13" w14:paraId="721F4E48" w14:textId="77777777" w:rsidTr="00E00834">
        <w:tc>
          <w:tcPr>
            <w:tcW w:w="3227" w:type="dxa"/>
          </w:tcPr>
          <w:p w14:paraId="0CA1CBD6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361581BF" w14:textId="624CF685" w:rsidR="00E91F13" w:rsidRDefault="00E91F13" w:rsidP="00E00834">
            <w:r>
              <w:t>Ticket com dados do pagamento</w:t>
            </w:r>
          </w:p>
        </w:tc>
      </w:tr>
      <w:tr w:rsidR="00E91F13" w14:paraId="7D41DCEF" w14:textId="77777777" w:rsidTr="00E00834">
        <w:tc>
          <w:tcPr>
            <w:tcW w:w="3227" w:type="dxa"/>
          </w:tcPr>
          <w:p w14:paraId="360B0E74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785C053D" w14:textId="4CD19EB1" w:rsidR="00E91F13" w:rsidRDefault="00E91F13" w:rsidP="00E91F13">
            <w:pPr>
              <w:numPr>
                <w:ilvl w:val="0"/>
                <w:numId w:val="6"/>
              </w:numPr>
            </w:pPr>
            <w:r>
              <w:t>Cliente recebe a confirmação do pagamento pela API do banco.</w:t>
            </w:r>
          </w:p>
        </w:tc>
      </w:tr>
      <w:tr w:rsidR="00E91F13" w14:paraId="22E9D614" w14:textId="77777777" w:rsidTr="00E00834">
        <w:tc>
          <w:tcPr>
            <w:tcW w:w="3227" w:type="dxa"/>
          </w:tcPr>
          <w:p w14:paraId="62C5ACB1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47EE37B" w14:textId="70994CAB" w:rsidR="00E91F13" w:rsidRDefault="00E91F13" w:rsidP="00E00834">
            <w:r>
              <w:t>Confirmação do pagamento.</w:t>
            </w:r>
          </w:p>
        </w:tc>
      </w:tr>
    </w:tbl>
    <w:p w14:paraId="0D8BAF33" w14:textId="42CCFC3D" w:rsidR="00E91F13" w:rsidRDefault="00E91F13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10751F44" w14:textId="77777777" w:rsidTr="00E00834">
        <w:tc>
          <w:tcPr>
            <w:tcW w:w="3227" w:type="dxa"/>
          </w:tcPr>
          <w:p w14:paraId="34BBB109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1F83703A" w14:textId="69D57F26" w:rsidR="00E91F13" w:rsidRDefault="00E91F13" w:rsidP="00E00834">
            <w:r>
              <w:t>Recebe pagamento do banco</w:t>
            </w:r>
          </w:p>
        </w:tc>
      </w:tr>
      <w:tr w:rsidR="00E91F13" w14:paraId="7788CF54" w14:textId="77777777" w:rsidTr="00E00834">
        <w:tc>
          <w:tcPr>
            <w:tcW w:w="3227" w:type="dxa"/>
          </w:tcPr>
          <w:p w14:paraId="783D1E09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5BB63129" w14:textId="0DF4185F" w:rsidR="00E91F13" w:rsidRDefault="00E91F13" w:rsidP="00E00834">
            <w:r>
              <w:t>Confirmação da transação realizada.</w:t>
            </w:r>
          </w:p>
        </w:tc>
      </w:tr>
      <w:tr w:rsidR="00E91F13" w14:paraId="654CDFBF" w14:textId="77777777" w:rsidTr="00E00834">
        <w:tc>
          <w:tcPr>
            <w:tcW w:w="3227" w:type="dxa"/>
          </w:tcPr>
          <w:p w14:paraId="5686B6C3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91E2A63" w14:textId="24AF6B18" w:rsidR="00E91F13" w:rsidRDefault="00E91F13" w:rsidP="00E00834">
            <w:pPr>
              <w:numPr>
                <w:ilvl w:val="0"/>
                <w:numId w:val="6"/>
              </w:numPr>
            </w:pPr>
            <w:r>
              <w:t>Após confirmar que o cliente realizou o pagamento, o banco efetuará o pagamento para o E-commerce.</w:t>
            </w:r>
          </w:p>
        </w:tc>
      </w:tr>
      <w:tr w:rsidR="00E91F13" w14:paraId="478963C2" w14:textId="77777777" w:rsidTr="00E00834">
        <w:tc>
          <w:tcPr>
            <w:tcW w:w="3227" w:type="dxa"/>
          </w:tcPr>
          <w:p w14:paraId="51307CAD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4C2BCDF7" w14:textId="388579CE" w:rsidR="00E91F13" w:rsidRDefault="00E91F13" w:rsidP="00E00834">
            <w:r>
              <w:t>Confirmação do pagamento para o E-commerce.</w:t>
            </w:r>
          </w:p>
        </w:tc>
      </w:tr>
    </w:tbl>
    <w:p w14:paraId="7029A941" w14:textId="094F1063" w:rsidR="00E91F13" w:rsidRDefault="00E91F13" w:rsidP="008F43E7"/>
    <w:p w14:paraId="39346BE0" w14:textId="2B1B35E9" w:rsidR="00E91F13" w:rsidRDefault="00E91F13" w:rsidP="008F43E7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E91F13" w14:paraId="0DE62099" w14:textId="77777777" w:rsidTr="00E00834">
        <w:tc>
          <w:tcPr>
            <w:tcW w:w="3227" w:type="dxa"/>
          </w:tcPr>
          <w:p w14:paraId="739E994B" w14:textId="77777777" w:rsidR="00E91F13" w:rsidRDefault="00E91F13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266BBAB3" w14:textId="678D2D9E" w:rsidR="00E91F13" w:rsidRDefault="00E91F13" w:rsidP="00E00834">
            <w:r>
              <w:t>Recebe percentual do pagamento.</w:t>
            </w:r>
          </w:p>
        </w:tc>
      </w:tr>
      <w:tr w:rsidR="00E91F13" w14:paraId="01555406" w14:textId="77777777" w:rsidTr="00E00834">
        <w:tc>
          <w:tcPr>
            <w:tcW w:w="3227" w:type="dxa"/>
          </w:tcPr>
          <w:p w14:paraId="507D5091" w14:textId="77777777" w:rsidR="00E91F13" w:rsidRDefault="00E91F13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288B359" w14:textId="4E08370F" w:rsidR="00E91F13" w:rsidRDefault="00E91F13" w:rsidP="00E00834">
            <w:r>
              <w:t>Ticket com dados do pagamento para o E-commerce</w:t>
            </w:r>
          </w:p>
        </w:tc>
      </w:tr>
      <w:tr w:rsidR="00E91F13" w14:paraId="6EFA58FC" w14:textId="77777777" w:rsidTr="00E00834">
        <w:tc>
          <w:tcPr>
            <w:tcW w:w="3227" w:type="dxa"/>
          </w:tcPr>
          <w:p w14:paraId="418512DE" w14:textId="77777777" w:rsidR="00E91F13" w:rsidRDefault="00E91F13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29319A54" w14:textId="01415DEA" w:rsidR="00E91F13" w:rsidRDefault="00E91F13" w:rsidP="00E00834">
            <w:pPr>
              <w:numPr>
                <w:ilvl w:val="0"/>
                <w:numId w:val="6"/>
              </w:numPr>
            </w:pPr>
            <w:proofErr w:type="spellStart"/>
            <w:r>
              <w:t>FreteCheck</w:t>
            </w:r>
            <w:proofErr w:type="spellEnd"/>
            <w:r>
              <w:t xml:space="preserve"> recebe percentual do pagamento que o banco realizou para o E-commerce</w:t>
            </w:r>
          </w:p>
        </w:tc>
      </w:tr>
      <w:tr w:rsidR="00E91F13" w14:paraId="56A8F5E7" w14:textId="77777777" w:rsidTr="00E00834">
        <w:tc>
          <w:tcPr>
            <w:tcW w:w="3227" w:type="dxa"/>
          </w:tcPr>
          <w:p w14:paraId="1534BEE6" w14:textId="77777777" w:rsidR="00E91F13" w:rsidRDefault="00E91F13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238C4111" w14:textId="49CFB1BE" w:rsidR="00E91F13" w:rsidRDefault="00E91F13" w:rsidP="00E00834">
            <w:r>
              <w:t xml:space="preserve">Confirmação do pagamento para 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</w:tc>
      </w:tr>
    </w:tbl>
    <w:p w14:paraId="4DEFF4B3" w14:textId="098B54B1" w:rsidR="00E91F13" w:rsidDel="00F60455" w:rsidRDefault="00E91F13" w:rsidP="008F43E7">
      <w:pPr>
        <w:rPr>
          <w:del w:id="9" w:author="MURILO CARVALHO POVOA DA SILVA" w:date="2024-10-04T20:45:00Z"/>
        </w:rPr>
      </w:pPr>
    </w:p>
    <w:p w14:paraId="413CBFBA" w14:textId="77777777" w:rsidR="00E91F13" w:rsidDel="00F60455" w:rsidRDefault="00E91F13" w:rsidP="008F43E7">
      <w:pPr>
        <w:rPr>
          <w:del w:id="10" w:author="MURILO CARVALHO POVOA DA SILVA" w:date="2024-10-04T20:45:00Z"/>
        </w:rPr>
      </w:pPr>
    </w:p>
    <w:p w14:paraId="4B3EB72E" w14:textId="28E2CD69" w:rsidR="00E91F13" w:rsidDel="00F60455" w:rsidRDefault="00E91F13" w:rsidP="008F43E7">
      <w:pPr>
        <w:rPr>
          <w:del w:id="11" w:author="MURILO CARVALHO POVOA DA SILVA" w:date="2024-10-04T20:45:00Z"/>
        </w:rPr>
      </w:pPr>
    </w:p>
    <w:p w14:paraId="76CE592C" w14:textId="39BC1D7B" w:rsidR="00F738CA" w:rsidRDefault="00F60455">
      <w:pPr>
        <w:jc w:val="center"/>
      </w:pPr>
      <w:ins w:id="12" w:author="MURILO CARVALHO POVOA DA SILVA" w:date="2024-10-04T20:44:00Z">
        <w:r>
          <w:rPr>
            <w:noProof/>
          </w:rPr>
          <w:drawing>
            <wp:inline distT="0" distB="0" distL="0" distR="0" wp14:anchorId="25C8B8AB" wp14:editId="6F31E7A1">
              <wp:extent cx="4371975" cy="3133725"/>
              <wp:effectExtent l="0" t="0" r="9525" b="9525"/>
              <wp:docPr id="14" name="Imagem 1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m 14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84195" cy="31424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</w:t>
        </w:r>
      </w:ins>
      <w:del w:id="13" w:author="MURILO CARVALHO POVOA DA SILVA" w:date="2024-10-04T20:44:00Z">
        <w:r w:rsidR="00B27ED1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81792" behindDoc="0" locked="0" layoutInCell="1" allowOverlap="1" wp14:anchorId="57F13DED" wp14:editId="45580407">
                  <wp:simplePos x="0" y="0"/>
                  <wp:positionH relativeFrom="column">
                    <wp:posOffset>3421326</wp:posOffset>
                  </wp:positionH>
                  <wp:positionV relativeFrom="paragraph">
                    <wp:posOffset>318703</wp:posOffset>
                  </wp:positionV>
                  <wp:extent cx="838800" cy="671760"/>
                  <wp:effectExtent l="38100" t="38100" r="38100" b="52705"/>
                  <wp:wrapNone/>
                  <wp:docPr id="2142796895" name="Tinta 2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4">
                        <w14:nvContentPartPr>
                          <w14:cNvContentPartPr/>
                        </w14:nvContentPartPr>
                        <w14:xfrm>
                          <a:off x="0" y="0"/>
                          <a:ext cx="838800" cy="6717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17C6E093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inta 23" o:spid="_x0000_s1026" type="#_x0000_t75" style="position:absolute;margin-left:268.9pt;margin-top:24.6pt;width:67.05pt;height:5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">
                  <v:imagedata r:id="rId15" o:title=""/>
                </v:shape>
              </w:pict>
            </mc:Fallback>
          </mc:AlternateContent>
        </w:r>
        <w:r w:rsidR="00B27ED1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80768" behindDoc="0" locked="0" layoutInCell="1" allowOverlap="1" wp14:anchorId="53D13C4F" wp14:editId="668F565A">
                  <wp:simplePos x="0" y="0"/>
                  <wp:positionH relativeFrom="column">
                    <wp:posOffset>2606494</wp:posOffset>
                  </wp:positionH>
                  <wp:positionV relativeFrom="paragraph">
                    <wp:posOffset>1213630</wp:posOffset>
                  </wp:positionV>
                  <wp:extent cx="843840" cy="652680"/>
                  <wp:effectExtent l="38100" t="38100" r="52070" b="52705"/>
                  <wp:wrapNone/>
                  <wp:docPr id="770275701" name="Tinta 2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6">
                        <w14:nvContentPartPr>
                          <w14:cNvContentPartPr/>
                        </w14:nvContentPartPr>
                        <w14:xfrm>
                          <a:off x="0" y="0"/>
                          <a:ext cx="843840" cy="6526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6EF3FED8" id="Tinta 22" o:spid="_x0000_s1026" type="#_x0000_t75" style="position:absolute;margin-left:204.75pt;margin-top:95.05pt;width:67.45pt;height:5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">
                  <v:imagedata r:id="rId17" o:title=""/>
                </v:shape>
              </w:pict>
            </mc:Fallback>
          </mc:AlternateContent>
        </w:r>
        <w:r w:rsidR="00B6031C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79744" behindDoc="0" locked="0" layoutInCell="1" allowOverlap="1" wp14:anchorId="5B23339A" wp14:editId="5FC9DA14">
                  <wp:simplePos x="0" y="0"/>
                  <wp:positionH relativeFrom="column">
                    <wp:posOffset>2839720</wp:posOffset>
                  </wp:positionH>
                  <wp:positionV relativeFrom="paragraph">
                    <wp:posOffset>532130</wp:posOffset>
                  </wp:positionV>
                  <wp:extent cx="737870" cy="376555"/>
                  <wp:effectExtent l="38100" t="38100" r="5080" b="42545"/>
                  <wp:wrapNone/>
                  <wp:docPr id="294050909" name="Tinta 21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8">
                        <w14:nvContentPartPr>
                          <w14:cNvContentPartPr/>
                        </w14:nvContentPartPr>
                        <w14:xfrm>
                          <a:off x="0" y="0"/>
                          <a:ext cx="737870" cy="37655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2B876759" id="Tinta 21" o:spid="_x0000_s1026" type="#_x0000_t75" style="position:absolute;margin-left:223.1pt;margin-top:41.4pt;width:59.05pt;height:3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">
                  <v:imagedata r:id="rId19" o:title=""/>
                </v:shape>
              </w:pict>
            </mc:Fallback>
          </mc:AlternateContent>
        </w:r>
        <w:r w:rsidR="00B6031C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73600" behindDoc="0" locked="0" layoutInCell="1" allowOverlap="1" wp14:anchorId="043F1533" wp14:editId="5F9A33A5">
                  <wp:simplePos x="0" y="0"/>
                  <wp:positionH relativeFrom="column">
                    <wp:posOffset>4546600</wp:posOffset>
                  </wp:positionH>
                  <wp:positionV relativeFrom="paragraph">
                    <wp:posOffset>1421130</wp:posOffset>
                  </wp:positionV>
                  <wp:extent cx="360360" cy="321555"/>
                  <wp:effectExtent l="38100" t="38100" r="40005" b="40640"/>
                  <wp:wrapNone/>
                  <wp:docPr id="1237390495" name="Tinta 15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0">
                        <w14:nvContentPartPr>
                          <w14:cNvContentPartPr/>
                        </w14:nvContentPartPr>
                        <w14:xfrm>
                          <a:off x="0" y="0"/>
                          <a:ext cx="360360" cy="321555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45EF4DED" id="Tinta 15" o:spid="_x0000_s1026" type="#_x0000_t75" style="position:absolute;margin-left:357.5pt;margin-top:111.4pt;width:29.35pt;height:2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">
                  <v:imagedata r:id="rId21" o:title=""/>
                </v:shape>
              </w:pict>
            </mc:Fallback>
          </mc:AlternateContent>
        </w:r>
        <w:r w:rsidR="00B6031C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70528" behindDoc="0" locked="0" layoutInCell="1" allowOverlap="1" wp14:anchorId="16B50C24" wp14:editId="00C3B7AD">
                  <wp:simplePos x="0" y="0"/>
                  <wp:positionH relativeFrom="column">
                    <wp:posOffset>4391025</wp:posOffset>
                  </wp:positionH>
                  <wp:positionV relativeFrom="paragraph">
                    <wp:posOffset>506730</wp:posOffset>
                  </wp:positionV>
                  <wp:extent cx="415925" cy="276840"/>
                  <wp:effectExtent l="38100" t="38100" r="22225" b="47625"/>
                  <wp:wrapNone/>
                  <wp:docPr id="1716136686" name="Tinta 1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2">
                        <w14:nvContentPartPr>
                          <w14:cNvContentPartPr/>
                        </w14:nvContentPartPr>
                        <w14:xfrm>
                          <a:off x="0" y="0"/>
                          <a:ext cx="415925" cy="2768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6C0D881C" id="Tinta 12" o:spid="_x0000_s1026" type="#_x0000_t75" style="position:absolute;margin-left:345.25pt;margin-top:39.4pt;width:33.7pt;height:2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">
                  <v:imagedata r:id="rId23" o:title=""/>
                </v:shape>
              </w:pict>
            </mc:Fallback>
          </mc:AlternateContent>
        </w:r>
        <w:r w:rsidR="00B6031C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67456" behindDoc="0" locked="0" layoutInCell="1" allowOverlap="1" wp14:anchorId="6766452C" wp14:editId="2C964F8D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1376680</wp:posOffset>
                  </wp:positionV>
                  <wp:extent cx="358200" cy="365040"/>
                  <wp:effectExtent l="38100" t="38100" r="41910" b="35560"/>
                  <wp:wrapNone/>
                  <wp:docPr id="1584439948" name="Tinta 9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4">
                        <w14:nvContentPartPr>
                          <w14:cNvContentPartPr/>
                        </w14:nvContentPartPr>
                        <w14:xfrm>
                          <a:off x="0" y="0"/>
                          <a:ext cx="358200" cy="3650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1C3D0056" id="Tinta 9" o:spid="_x0000_s1026" type="#_x0000_t75" style="position:absolute;margin-left:83pt;margin-top:107.9pt;width:29.15pt;height:2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">
                  <v:imagedata r:id="rId25" o:title=""/>
                </v:shape>
              </w:pict>
            </mc:Fallback>
          </mc:AlternateContent>
        </w:r>
        <w:r w:rsidR="00B6031C" w:rsidDel="00F60455">
          <w:rPr>
            <w:noProof/>
          </w:rPr>
          <mc:AlternateContent>
            <mc:Choice Requires="wpi">
              <w:drawing>
                <wp:anchor distT="0" distB="0" distL="114300" distR="114300" simplePos="0" relativeHeight="251664384" behindDoc="0" locked="0" layoutInCell="1" allowOverlap="1" wp14:anchorId="7EF2D9ED" wp14:editId="68AADF67">
                  <wp:simplePos x="0" y="0"/>
                  <wp:positionH relativeFrom="column">
                    <wp:posOffset>945515</wp:posOffset>
                  </wp:positionH>
                  <wp:positionV relativeFrom="paragraph">
                    <wp:posOffset>567690</wp:posOffset>
                  </wp:positionV>
                  <wp:extent cx="342005" cy="387350"/>
                  <wp:effectExtent l="38100" t="38100" r="39370" b="50800"/>
                  <wp:wrapNone/>
                  <wp:docPr id="708043388" name="Tinta 6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26">
                        <w14:nvContentPartPr>
                          <w14:cNvContentPartPr/>
                        </w14:nvContentPartPr>
                        <w14:xfrm>
                          <a:off x="0" y="0"/>
                          <a:ext cx="342005" cy="38735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7FCD24BF" id="Tinta 6" o:spid="_x0000_s1026" type="#_x0000_t75" style="position:absolute;margin-left:73.95pt;margin-top:44.2pt;width:27.95pt;height:3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">
                  <v:imagedata r:id="rId27" o:title=""/>
                </v:shape>
              </w:pict>
            </mc:Fallback>
          </mc:AlternateContent>
        </w:r>
        <w:commentRangeStart w:id="14"/>
        <w:r w:rsidR="004736A4" w:rsidDel="00F60455">
          <w:rPr>
            <w:noProof/>
          </w:rPr>
          <w:drawing>
            <wp:inline distT="0" distB="0" distL="114300" distR="114300" wp14:anchorId="2E907CCC" wp14:editId="0D1D8B02">
              <wp:extent cx="4226560" cy="2112645"/>
              <wp:effectExtent l="0" t="0" r="0" b="0"/>
              <wp:docPr id="3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26560" cy="21126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  <w:commentRangeEnd w:id="14"/>
      <w:r w:rsidR="00B6031C">
        <w:rPr>
          <w:rStyle w:val="Refdecomentrio"/>
        </w:rPr>
        <w:commentReference w:id="14"/>
      </w: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406A9071" w14:textId="77777777" w:rsidTr="00F46DCB">
        <w:trPr>
          <w:trHeight w:val="283"/>
          <w:ins w:id="15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9983A" w14:textId="77777777" w:rsidR="00F46DCB" w:rsidRDefault="00F46DCB">
            <w:pPr>
              <w:rPr>
                <w:ins w:id="16" w:author="MURILO CARVALHO POVOA DA SILVA" w:date="2024-10-04T20:45:00Z"/>
              </w:rPr>
            </w:pPr>
            <w:ins w:id="17" w:author="MURILO CARVALHO POVOA DA SILVA" w:date="2024-10-04T20:45:00Z">
              <w:r>
                <w:rPr>
                  <w:b/>
                </w:rPr>
                <w:lastRenderedPageBreak/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1B3C7" w14:textId="77777777" w:rsidR="00F46DCB" w:rsidRDefault="00F46DCB">
            <w:pPr>
              <w:tabs>
                <w:tab w:val="left" w:pos="4780"/>
              </w:tabs>
              <w:rPr>
                <w:ins w:id="18" w:author="MURILO CARVALHO POVOA DA SILVA" w:date="2024-10-04T20:45:00Z"/>
              </w:rPr>
            </w:pPr>
            <w:ins w:id="19" w:author="MURILO CARVALHO POVOA DA SILVA" w:date="2024-10-04T20:45:00Z">
              <w:r>
                <w:t>Acesso à Seção de Cotação de Frete</w:t>
              </w:r>
              <w:r>
                <w:tab/>
              </w:r>
            </w:ins>
          </w:p>
        </w:tc>
      </w:tr>
      <w:tr w:rsidR="00F46DCB" w14:paraId="3A363D62" w14:textId="77777777" w:rsidTr="00F46DCB">
        <w:trPr>
          <w:trHeight w:val="273"/>
          <w:ins w:id="20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40CE7" w14:textId="77777777" w:rsidR="00F46DCB" w:rsidRDefault="00F46DCB">
            <w:pPr>
              <w:rPr>
                <w:ins w:id="21" w:author="MURILO CARVALHO POVOA DA SILVA" w:date="2024-10-04T20:45:00Z"/>
              </w:rPr>
            </w:pPr>
            <w:ins w:id="22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FC932" w14:textId="77777777" w:rsidR="00F46DCB" w:rsidRDefault="00F46DCB">
            <w:pPr>
              <w:rPr>
                <w:ins w:id="23" w:author="MURILO CARVALHO POVOA DA SILVA" w:date="2024-10-04T20:45:00Z"/>
              </w:rPr>
            </w:pPr>
            <w:ins w:id="24" w:author="MURILO CARVALHO POVOA DA SILVA" w:date="2024-10-04T20:45:00Z">
              <w:r>
                <w:t>Número da encomenda</w:t>
              </w:r>
            </w:ins>
          </w:p>
        </w:tc>
      </w:tr>
      <w:tr w:rsidR="00F46DCB" w14:paraId="519E9DCC" w14:textId="77777777" w:rsidTr="00F46DCB">
        <w:trPr>
          <w:trHeight w:val="1128"/>
          <w:ins w:id="25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DB79C" w14:textId="77777777" w:rsidR="00F46DCB" w:rsidRDefault="00F46DCB">
            <w:pPr>
              <w:rPr>
                <w:ins w:id="26" w:author="MURILO CARVALHO POVOA DA SILVA" w:date="2024-10-04T20:45:00Z"/>
              </w:rPr>
            </w:pPr>
            <w:ins w:id="27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9C1CC" w14:textId="77777777" w:rsidR="00F46DCB" w:rsidRDefault="00F46DCB" w:rsidP="00F46DCB">
            <w:pPr>
              <w:pStyle w:val="PargrafodaLista"/>
              <w:numPr>
                <w:ilvl w:val="0"/>
                <w:numId w:val="50"/>
              </w:numPr>
              <w:jc w:val="left"/>
              <w:rPr>
                <w:ins w:id="28" w:author="MURILO CARVALHO POVOA DA SILVA" w:date="2024-10-04T20:45:00Z"/>
              </w:rPr>
            </w:pPr>
            <w:ins w:id="29" w:author="MURILO CARVALHO POVOA DA SILVA" w:date="2024-10-04T20:45:00Z">
              <w:r>
                <w:t>O cliente seleciona um produto no E-Commerce;</w:t>
              </w:r>
            </w:ins>
          </w:p>
          <w:p w14:paraId="35EC9F0E" w14:textId="77777777" w:rsidR="00F46DCB" w:rsidRDefault="00F46DCB" w:rsidP="00F46DCB">
            <w:pPr>
              <w:pStyle w:val="PargrafodaLista"/>
              <w:numPr>
                <w:ilvl w:val="0"/>
                <w:numId w:val="50"/>
              </w:numPr>
              <w:jc w:val="left"/>
              <w:rPr>
                <w:ins w:id="30" w:author="MURILO CARVALHO POVOA DA SILVA" w:date="2024-10-04T20:45:00Z"/>
              </w:rPr>
            </w:pPr>
            <w:ins w:id="31" w:author="MURILO CARVALHO POVOA DA SILVA" w:date="2024-10-04T20:45:00Z">
              <w:r>
                <w:t>O Cliente acessa a seção de cotar frete do E-Commerce.</w:t>
              </w:r>
            </w:ins>
          </w:p>
        </w:tc>
      </w:tr>
      <w:tr w:rsidR="00F46DCB" w14:paraId="54C20FF0" w14:textId="77777777" w:rsidTr="00F46DCB">
        <w:trPr>
          <w:trHeight w:val="283"/>
          <w:ins w:id="3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88069" w14:textId="77777777" w:rsidR="00F46DCB" w:rsidRDefault="00F46DCB">
            <w:pPr>
              <w:rPr>
                <w:ins w:id="33" w:author="MURILO CARVALHO POVOA DA SILVA" w:date="2024-10-04T20:45:00Z"/>
              </w:rPr>
            </w:pPr>
            <w:ins w:id="34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32C2A" w14:textId="77777777" w:rsidR="00F46DCB" w:rsidRDefault="00F46DCB">
            <w:pPr>
              <w:rPr>
                <w:ins w:id="35" w:author="MURILO CARVALHO POVOA DA SILVA" w:date="2024-10-04T20:45:00Z"/>
              </w:rPr>
            </w:pPr>
          </w:p>
        </w:tc>
      </w:tr>
    </w:tbl>
    <w:p w14:paraId="33EA4B5F" w14:textId="77777777" w:rsidR="00F46DCB" w:rsidRDefault="00F46DCB" w:rsidP="00F46DCB">
      <w:pPr>
        <w:rPr>
          <w:ins w:id="36" w:author="MURILO CARVALHO POVOA DA SILVA" w:date="2024-10-04T20:45:00Z"/>
        </w:rPr>
      </w:pPr>
    </w:p>
    <w:p w14:paraId="3E5A458B" w14:textId="77777777" w:rsidR="00F46DCB" w:rsidRDefault="00F46DCB" w:rsidP="00F46DCB">
      <w:pPr>
        <w:rPr>
          <w:ins w:id="37" w:author="MURILO CARVALHO POVOA DA SILVA" w:date="2024-10-04T20:45:00Z"/>
        </w:rPr>
      </w:pPr>
    </w:p>
    <w:p w14:paraId="282AAAA8" w14:textId="77777777" w:rsidR="00F46DCB" w:rsidRDefault="00F46DCB" w:rsidP="00F46DCB">
      <w:pPr>
        <w:rPr>
          <w:ins w:id="38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6D1BE94F" w14:textId="77777777" w:rsidTr="00F46DCB">
        <w:trPr>
          <w:trHeight w:val="283"/>
          <w:ins w:id="39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1BB9D" w14:textId="77777777" w:rsidR="00F46DCB" w:rsidRDefault="00F46DCB">
            <w:pPr>
              <w:rPr>
                <w:ins w:id="40" w:author="MURILO CARVALHO POVOA DA SILVA" w:date="2024-10-04T20:45:00Z"/>
              </w:rPr>
            </w:pPr>
            <w:ins w:id="41" w:author="MURILO CARVALHO POVOA DA SILVA" w:date="2024-10-04T20:45:00Z">
              <w:r>
                <w:rPr>
                  <w:b/>
                </w:rPr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3219B051" w14:textId="77777777">
              <w:trPr>
                <w:tblCellSpacing w:w="15" w:type="dxa"/>
                <w:ins w:id="42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9E71B92" w14:textId="77777777" w:rsidR="00F46DCB" w:rsidRDefault="00F46DCB">
                  <w:pPr>
                    <w:jc w:val="left"/>
                    <w:rPr>
                      <w:ins w:id="43" w:author="MURILO CARVALHO POVOA DA SILVA" w:date="2024-10-04T20:45:00Z"/>
                    </w:rPr>
                  </w:pPr>
                  <w:ins w:id="44" w:author="MURILO CARVALHO POVOA DA SILVA" w:date="2024-10-04T20:45:00Z">
                    <w:r>
                      <w:t>Preenchimento da cotação</w:t>
                    </w:r>
                  </w:ins>
                </w:p>
              </w:tc>
            </w:tr>
          </w:tbl>
          <w:p w14:paraId="1E8DEC11" w14:textId="77777777" w:rsidR="00F46DCB" w:rsidRDefault="00F46DCB">
            <w:pPr>
              <w:jc w:val="left"/>
              <w:rPr>
                <w:ins w:id="45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10C46D04" w14:textId="77777777">
              <w:trPr>
                <w:tblCellSpacing w:w="15" w:type="dxa"/>
                <w:hidden/>
                <w:ins w:id="46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5A61D72" w14:textId="77777777" w:rsidR="00F46DCB" w:rsidRDefault="00F46DCB">
                  <w:pPr>
                    <w:rPr>
                      <w:ins w:id="47" w:author="MURILO CARVALHO POVOA DA SILVA" w:date="2024-10-04T20:45:00Z"/>
                      <w:vanish/>
                    </w:rPr>
                  </w:pPr>
                </w:p>
              </w:tc>
            </w:tr>
          </w:tbl>
          <w:p w14:paraId="5A96FAAF" w14:textId="77777777" w:rsidR="00F46DCB" w:rsidRDefault="00F46DCB">
            <w:pPr>
              <w:tabs>
                <w:tab w:val="left" w:pos="4780"/>
              </w:tabs>
              <w:rPr>
                <w:ins w:id="48" w:author="MURILO CARVALHO POVOA DA SILVA" w:date="2024-10-04T20:45:00Z"/>
              </w:rPr>
            </w:pPr>
          </w:p>
        </w:tc>
      </w:tr>
      <w:tr w:rsidR="00F46DCB" w14:paraId="7CD790F4" w14:textId="77777777" w:rsidTr="00F46DCB">
        <w:trPr>
          <w:trHeight w:val="273"/>
          <w:ins w:id="49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25E74" w14:textId="77777777" w:rsidR="00F46DCB" w:rsidRDefault="00F46DCB">
            <w:pPr>
              <w:rPr>
                <w:ins w:id="50" w:author="MURILO CARVALHO POVOA DA SILVA" w:date="2024-10-04T20:45:00Z"/>
              </w:rPr>
            </w:pPr>
            <w:ins w:id="51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E7191" w14:textId="77777777" w:rsidR="00F46DCB" w:rsidRDefault="00F46DCB">
            <w:pPr>
              <w:rPr>
                <w:ins w:id="52" w:author="MURILO CARVALHO POVOA DA SILVA" w:date="2024-10-04T20:45:00Z"/>
              </w:rPr>
            </w:pPr>
            <w:ins w:id="53" w:author="MURILO CARVALHO POVOA DA SILVA" w:date="2024-10-04T20:45:00Z">
              <w:r>
                <w:t>Endereço de origem e destino</w:t>
              </w:r>
            </w:ins>
          </w:p>
        </w:tc>
      </w:tr>
      <w:tr w:rsidR="00F46DCB" w14:paraId="089F43DA" w14:textId="77777777" w:rsidTr="00F46DCB">
        <w:trPr>
          <w:trHeight w:val="1957"/>
          <w:ins w:id="54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0D334" w14:textId="77777777" w:rsidR="00F46DCB" w:rsidRDefault="00F46DCB">
            <w:pPr>
              <w:rPr>
                <w:ins w:id="55" w:author="MURILO CARVALHO POVOA DA SILVA" w:date="2024-10-04T20:45:00Z"/>
              </w:rPr>
            </w:pPr>
            <w:ins w:id="56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367C0" w14:textId="77777777" w:rsidR="00F46DCB" w:rsidRDefault="00F46DCB" w:rsidP="00F46DCB">
            <w:pPr>
              <w:pStyle w:val="PargrafodaLista"/>
              <w:numPr>
                <w:ilvl w:val="0"/>
                <w:numId w:val="51"/>
              </w:numPr>
              <w:rPr>
                <w:ins w:id="57" w:author="MURILO CARVALHO POVOA DA SILVA" w:date="2024-10-04T20:45:00Z"/>
              </w:rPr>
            </w:pPr>
            <w:ins w:id="58" w:author="MURILO CARVALHO POVOA DA SILVA" w:date="2024-10-04T20:45:00Z">
              <w:r>
                <w:t>O Cliente preenche o formulário de cotação de frete;</w:t>
              </w:r>
            </w:ins>
          </w:p>
          <w:p w14:paraId="33802650" w14:textId="77777777" w:rsidR="00F46DCB" w:rsidRDefault="00F46DCB" w:rsidP="00F46DCB">
            <w:pPr>
              <w:pStyle w:val="PargrafodaLista"/>
              <w:numPr>
                <w:ilvl w:val="0"/>
                <w:numId w:val="51"/>
              </w:numPr>
              <w:rPr>
                <w:ins w:id="59" w:author="MURILO CARVALHO POVOA DA SILVA" w:date="2024-10-04T20:45:00Z"/>
              </w:rPr>
            </w:pPr>
            <w:ins w:id="60" w:author="MURILO CARVALHO POVOA DA SILVA" w:date="2024-10-04T20:45:00Z">
              <w:r>
                <w:t>Insere informações como endereço de origem e destino da entrega;</w:t>
              </w:r>
            </w:ins>
          </w:p>
          <w:p w14:paraId="564AA4C0" w14:textId="77777777" w:rsidR="00F46DCB" w:rsidRDefault="00F46DCB" w:rsidP="00F46DCB">
            <w:pPr>
              <w:pStyle w:val="PargrafodaLista"/>
              <w:numPr>
                <w:ilvl w:val="0"/>
                <w:numId w:val="51"/>
              </w:numPr>
              <w:rPr>
                <w:ins w:id="61" w:author="MURILO CARVALHO POVOA DA SILVA" w:date="2024-10-04T20:45:00Z"/>
              </w:rPr>
            </w:pPr>
            <w:ins w:id="62" w:author="MURILO CARVALHO POVOA DA SILVA" w:date="2024-10-04T20:45:00Z">
              <w:r>
                <w:t>Seleciona a opção de “Calcular Frete”.</w:t>
              </w:r>
            </w:ins>
          </w:p>
        </w:tc>
      </w:tr>
      <w:tr w:rsidR="00F46DCB" w14:paraId="46BC318D" w14:textId="77777777" w:rsidTr="00F46DCB">
        <w:trPr>
          <w:trHeight w:val="283"/>
          <w:ins w:id="63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ABD76" w14:textId="77777777" w:rsidR="00F46DCB" w:rsidRDefault="00F46DCB">
            <w:pPr>
              <w:rPr>
                <w:ins w:id="64" w:author="MURILO CARVALHO POVOA DA SILVA" w:date="2024-10-04T20:45:00Z"/>
              </w:rPr>
            </w:pPr>
            <w:ins w:id="65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4BB6" w14:textId="77777777" w:rsidR="00F46DCB" w:rsidRDefault="00F46DCB">
            <w:pPr>
              <w:rPr>
                <w:ins w:id="66" w:author="MURILO CARVALHO POVOA DA SILVA" w:date="2024-10-04T20:45:00Z"/>
              </w:rPr>
            </w:pPr>
            <w:ins w:id="67" w:author="MURILO CARVALHO POVOA DA SILVA" w:date="2024-10-04T20:45:00Z">
              <w:r>
                <w:t>Dados de frete preenchidos e prontos para consulta</w:t>
              </w:r>
            </w:ins>
          </w:p>
        </w:tc>
      </w:tr>
    </w:tbl>
    <w:p w14:paraId="3CC5BD0C" w14:textId="77777777" w:rsidR="00F46DCB" w:rsidRDefault="00F46DCB" w:rsidP="00F46DCB">
      <w:pPr>
        <w:rPr>
          <w:ins w:id="68" w:author="MURILO CARVALHO POVOA DA SILVA" w:date="2024-10-04T20:45:00Z"/>
        </w:rPr>
      </w:pPr>
    </w:p>
    <w:p w14:paraId="08F25280" w14:textId="77777777" w:rsidR="00F46DCB" w:rsidRDefault="00F46DCB" w:rsidP="00F46DCB">
      <w:pPr>
        <w:rPr>
          <w:ins w:id="69" w:author="MURILO CARVALHO POVOA DA SILVA" w:date="2024-10-04T20:45:00Z"/>
        </w:rPr>
      </w:pPr>
    </w:p>
    <w:p w14:paraId="5353A382" w14:textId="77777777" w:rsidR="00F46DCB" w:rsidRDefault="00F46DCB" w:rsidP="00F46DCB">
      <w:pPr>
        <w:rPr>
          <w:ins w:id="70" w:author="MURILO CARVALHO POVOA DA SILVA" w:date="2024-10-04T20:45:00Z"/>
        </w:rPr>
      </w:pPr>
    </w:p>
    <w:p w14:paraId="4AB4961B" w14:textId="77777777" w:rsidR="00F46DCB" w:rsidRDefault="00F46DCB" w:rsidP="00F46DCB">
      <w:pPr>
        <w:rPr>
          <w:ins w:id="71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414E7C06" w14:textId="77777777" w:rsidTr="00F46DCB">
        <w:trPr>
          <w:trHeight w:val="283"/>
          <w:ins w:id="7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F6885" w14:textId="77777777" w:rsidR="00F46DCB" w:rsidRDefault="00F46DCB">
            <w:pPr>
              <w:rPr>
                <w:ins w:id="73" w:author="MURILO CARVALHO POVOA DA SILVA" w:date="2024-10-04T20:45:00Z"/>
              </w:rPr>
            </w:pPr>
            <w:ins w:id="74" w:author="MURILO CARVALHO POVOA DA SILVA" w:date="2024-10-04T20:45:00Z">
              <w:r>
                <w:rPr>
                  <w:b/>
                </w:rPr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51163B1A" w14:textId="77777777">
              <w:trPr>
                <w:tblCellSpacing w:w="15" w:type="dxa"/>
                <w:ins w:id="75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7898092" w14:textId="77777777" w:rsidR="00F46DCB" w:rsidRDefault="00F46DCB">
                  <w:pPr>
                    <w:rPr>
                      <w:ins w:id="76" w:author="MURILO CARVALHO POVOA DA SILVA" w:date="2024-10-04T20:45:00Z"/>
                    </w:rPr>
                  </w:pPr>
                  <w:ins w:id="77" w:author="MURILO CARVALHO POVOA DA SILVA" w:date="2024-10-04T20:45:00Z">
                    <w:r>
                      <w:t xml:space="preserve">Consulta o </w:t>
                    </w:r>
                    <w:proofErr w:type="spellStart"/>
                    <w:r>
                      <w:t>FreteCheck</w:t>
                    </w:r>
                    <w:proofErr w:type="spellEnd"/>
                  </w:ins>
                </w:p>
              </w:tc>
            </w:tr>
          </w:tbl>
          <w:p w14:paraId="5CE63B05" w14:textId="77777777" w:rsidR="00F46DCB" w:rsidRDefault="00F46DCB">
            <w:pPr>
              <w:jc w:val="left"/>
              <w:rPr>
                <w:ins w:id="78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66F41A9A" w14:textId="77777777">
              <w:trPr>
                <w:tblCellSpacing w:w="15" w:type="dxa"/>
                <w:hidden/>
                <w:ins w:id="79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7732236" w14:textId="77777777" w:rsidR="00F46DCB" w:rsidRDefault="00F46DCB">
                  <w:pPr>
                    <w:rPr>
                      <w:ins w:id="80" w:author="MURILO CARVALHO POVOA DA SILVA" w:date="2024-10-04T20:45:00Z"/>
                      <w:vanish/>
                    </w:rPr>
                  </w:pPr>
                </w:p>
              </w:tc>
            </w:tr>
          </w:tbl>
          <w:p w14:paraId="3DAD6D7F" w14:textId="77777777" w:rsidR="00F46DCB" w:rsidRDefault="00F46DCB">
            <w:pPr>
              <w:tabs>
                <w:tab w:val="left" w:pos="4780"/>
              </w:tabs>
              <w:rPr>
                <w:ins w:id="81" w:author="MURILO CARVALHO POVOA DA SILVA" w:date="2024-10-04T20:45:00Z"/>
              </w:rPr>
            </w:pPr>
          </w:p>
        </w:tc>
      </w:tr>
      <w:tr w:rsidR="00F46DCB" w14:paraId="2F035566" w14:textId="77777777" w:rsidTr="00F46DCB">
        <w:trPr>
          <w:trHeight w:val="273"/>
          <w:ins w:id="8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8D8AE" w14:textId="77777777" w:rsidR="00F46DCB" w:rsidRDefault="00F46DCB">
            <w:pPr>
              <w:rPr>
                <w:ins w:id="83" w:author="MURILO CARVALHO POVOA DA SILVA" w:date="2024-10-04T20:45:00Z"/>
              </w:rPr>
            </w:pPr>
            <w:ins w:id="84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D77A2" w14:textId="77777777" w:rsidR="00F46DCB" w:rsidRDefault="00F46DCB">
            <w:pPr>
              <w:rPr>
                <w:ins w:id="85" w:author="MURILO CARVALHO POVOA DA SILVA" w:date="2024-10-04T20:45:00Z"/>
              </w:rPr>
            </w:pPr>
            <w:ins w:id="86" w:author="MURILO CARVALHO POVOA DA SILVA" w:date="2024-10-04T20:45:00Z">
              <w:r>
                <w:t>Dados de frete preenchidos</w:t>
              </w:r>
            </w:ins>
          </w:p>
        </w:tc>
      </w:tr>
      <w:tr w:rsidR="00F46DCB" w14:paraId="15CFB636" w14:textId="77777777" w:rsidTr="00F46DCB">
        <w:trPr>
          <w:trHeight w:val="1957"/>
          <w:ins w:id="87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FF1D6" w14:textId="77777777" w:rsidR="00F46DCB" w:rsidRDefault="00F46DCB">
            <w:pPr>
              <w:rPr>
                <w:ins w:id="88" w:author="MURILO CARVALHO POVOA DA SILVA" w:date="2024-10-04T20:45:00Z"/>
              </w:rPr>
            </w:pPr>
            <w:ins w:id="89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D7907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90" w:author="MURILO CARVALHO POVOA DA SILVA" w:date="2024-10-04T20:45:00Z"/>
              </w:rPr>
            </w:pPr>
            <w:ins w:id="91" w:author="MURILO CARVALHO POVOA DA SILVA" w:date="2024-10-04T20:45:00Z">
              <w:r>
                <w:t>O E-commerce recebe as informações inseridas pelo cliente no formulário de frete;</w:t>
              </w:r>
            </w:ins>
          </w:p>
          <w:p w14:paraId="2AB8FD07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92" w:author="MURILO CARVALHO POVOA DA SILVA" w:date="2024-10-04T20:45:00Z"/>
              </w:rPr>
            </w:pPr>
            <w:ins w:id="93" w:author="MURILO CARVALHO POVOA DA SILVA" w:date="2024-10-04T20:45:00Z">
              <w:r>
                <w:t xml:space="preserve">O E-commerce repassa essas informações ao </w:t>
              </w:r>
              <w:proofErr w:type="spellStart"/>
              <w:r>
                <w:t>FreteCheck</w:t>
              </w:r>
              <w:proofErr w:type="spellEnd"/>
              <w:r>
                <w:t xml:space="preserve"> por meio de uma API.</w:t>
              </w:r>
            </w:ins>
          </w:p>
        </w:tc>
      </w:tr>
      <w:tr w:rsidR="00F46DCB" w14:paraId="4EDD9462" w14:textId="77777777" w:rsidTr="00F46DCB">
        <w:trPr>
          <w:trHeight w:val="283"/>
          <w:ins w:id="94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DDFBA" w14:textId="77777777" w:rsidR="00F46DCB" w:rsidRDefault="00F46DCB">
            <w:pPr>
              <w:rPr>
                <w:ins w:id="95" w:author="MURILO CARVALHO POVOA DA SILVA" w:date="2024-10-04T20:45:00Z"/>
              </w:rPr>
            </w:pPr>
            <w:ins w:id="96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CBF8E" w14:textId="77777777" w:rsidR="00F46DCB" w:rsidRDefault="00F46DCB">
            <w:pPr>
              <w:rPr>
                <w:ins w:id="97" w:author="MURILO CARVALHO POVOA DA SILVA" w:date="2024-10-04T20:45:00Z"/>
              </w:rPr>
            </w:pPr>
            <w:ins w:id="98" w:author="MURILO CARVALHO POVOA DA SILVA" w:date="2024-10-04T20:45:00Z">
              <w:r>
                <w:t>Requisição para validação do frete</w:t>
              </w:r>
            </w:ins>
          </w:p>
        </w:tc>
      </w:tr>
    </w:tbl>
    <w:p w14:paraId="25925FBA" w14:textId="77777777" w:rsidR="00F46DCB" w:rsidRDefault="00F46DCB" w:rsidP="00F46DCB">
      <w:pPr>
        <w:rPr>
          <w:ins w:id="99" w:author="MURILO CARVALHO POVOA DA SILVA" w:date="2024-10-04T20:45:00Z"/>
        </w:rPr>
      </w:pPr>
    </w:p>
    <w:p w14:paraId="7B6F1A2A" w14:textId="77777777" w:rsidR="00F46DCB" w:rsidRDefault="00F46DCB" w:rsidP="00F46DCB">
      <w:pPr>
        <w:rPr>
          <w:ins w:id="100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0672D979" w14:textId="77777777" w:rsidTr="00F46DCB">
        <w:trPr>
          <w:trHeight w:val="283"/>
          <w:ins w:id="101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BB4EA" w14:textId="77777777" w:rsidR="00F46DCB" w:rsidRDefault="00F46DCB">
            <w:pPr>
              <w:rPr>
                <w:ins w:id="102" w:author="MURILO CARVALHO POVOA DA SILVA" w:date="2024-10-04T20:45:00Z"/>
              </w:rPr>
            </w:pPr>
            <w:ins w:id="103" w:author="MURILO CARVALHO POVOA DA SILVA" w:date="2024-10-04T20:45:00Z">
              <w:r>
                <w:rPr>
                  <w:b/>
                </w:rPr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671E23FC" w14:textId="77777777">
              <w:trPr>
                <w:tblCellSpacing w:w="15" w:type="dxa"/>
                <w:ins w:id="104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F46DCB" w14:paraId="79DE24EE" w14:textId="77777777">
                    <w:trPr>
                      <w:tblCellSpacing w:w="15" w:type="dxa"/>
                      <w:ins w:id="105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2368785C" w14:textId="77777777" w:rsidR="00F46DCB" w:rsidRDefault="00F46DCB">
                        <w:pPr>
                          <w:jc w:val="left"/>
                          <w:rPr>
                            <w:ins w:id="106" w:author="MURILO CARVALHO POVOA DA SILVA" w:date="2024-10-04T20:45:00Z"/>
                          </w:rPr>
                        </w:pPr>
                        <w:ins w:id="107" w:author="MURILO CARVALHO POVOA DA SILVA" w:date="2024-10-04T20:45:00Z">
                          <w:r>
                            <w:t>Validação das Informações do Frete</w:t>
                          </w:r>
                        </w:ins>
                      </w:p>
                    </w:tc>
                  </w:tr>
                </w:tbl>
                <w:p w14:paraId="5A3BB18D" w14:textId="77777777" w:rsidR="00F46DCB" w:rsidRDefault="00F46DCB">
                  <w:pPr>
                    <w:jc w:val="left"/>
                    <w:rPr>
                      <w:ins w:id="108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6DCB" w14:paraId="7B345F7B" w14:textId="77777777">
                    <w:trPr>
                      <w:tblCellSpacing w:w="15" w:type="dxa"/>
                      <w:hidden/>
                      <w:ins w:id="109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3F174810" w14:textId="77777777" w:rsidR="00F46DCB" w:rsidRDefault="00F46DCB">
                        <w:pPr>
                          <w:rPr>
                            <w:ins w:id="110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233FF170" w14:textId="77777777" w:rsidR="00F46DCB" w:rsidRDefault="00F46DCB">
                  <w:pPr>
                    <w:rPr>
                      <w:ins w:id="111" w:author="MURILO CARVALHO POVOA DA SILVA" w:date="2024-10-04T20:45:00Z"/>
                    </w:rPr>
                  </w:pPr>
                </w:p>
              </w:tc>
            </w:tr>
          </w:tbl>
          <w:p w14:paraId="0A5773A2" w14:textId="77777777" w:rsidR="00F46DCB" w:rsidRDefault="00F46DCB">
            <w:pPr>
              <w:jc w:val="left"/>
              <w:rPr>
                <w:ins w:id="112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73426202" w14:textId="77777777">
              <w:trPr>
                <w:tblCellSpacing w:w="15" w:type="dxa"/>
                <w:hidden/>
                <w:ins w:id="113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7FBD5B5" w14:textId="77777777" w:rsidR="00F46DCB" w:rsidRDefault="00F46DCB">
                  <w:pPr>
                    <w:rPr>
                      <w:ins w:id="114" w:author="MURILO CARVALHO POVOA DA SILVA" w:date="2024-10-04T20:45:00Z"/>
                      <w:vanish/>
                    </w:rPr>
                  </w:pPr>
                </w:p>
              </w:tc>
            </w:tr>
          </w:tbl>
          <w:p w14:paraId="54B6DE16" w14:textId="77777777" w:rsidR="00F46DCB" w:rsidRDefault="00F46DCB">
            <w:pPr>
              <w:tabs>
                <w:tab w:val="left" w:pos="4780"/>
              </w:tabs>
              <w:rPr>
                <w:ins w:id="115" w:author="MURILO CARVALHO POVOA DA SILVA" w:date="2024-10-04T20:45:00Z"/>
              </w:rPr>
            </w:pPr>
          </w:p>
        </w:tc>
      </w:tr>
      <w:tr w:rsidR="00F46DCB" w14:paraId="7A79A3BC" w14:textId="77777777" w:rsidTr="00F46DCB">
        <w:trPr>
          <w:trHeight w:val="273"/>
          <w:ins w:id="116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DA483" w14:textId="77777777" w:rsidR="00F46DCB" w:rsidRDefault="00F46DCB">
            <w:pPr>
              <w:rPr>
                <w:ins w:id="117" w:author="MURILO CARVALHO POVOA DA SILVA" w:date="2024-10-04T20:45:00Z"/>
              </w:rPr>
            </w:pPr>
            <w:ins w:id="118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D2036" w14:textId="77777777" w:rsidR="00F46DCB" w:rsidRDefault="00F46DCB">
            <w:pPr>
              <w:rPr>
                <w:ins w:id="119" w:author="MURILO CARVALHO POVOA DA SILVA" w:date="2024-10-04T20:45:00Z"/>
              </w:rPr>
            </w:pPr>
            <w:ins w:id="120" w:author="MURILO CARVALHO POVOA DA SILVA" w:date="2024-10-04T20:45:00Z">
              <w:r>
                <w:t>Requisição para validação do frete</w:t>
              </w:r>
            </w:ins>
          </w:p>
        </w:tc>
      </w:tr>
      <w:tr w:rsidR="00F46DCB" w14:paraId="12B3211A" w14:textId="77777777" w:rsidTr="00F46DCB">
        <w:trPr>
          <w:trHeight w:val="1957"/>
          <w:ins w:id="121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B679F" w14:textId="77777777" w:rsidR="00F46DCB" w:rsidRDefault="00F46DCB">
            <w:pPr>
              <w:rPr>
                <w:ins w:id="122" w:author="MURILO CARVALHO POVOA DA SILVA" w:date="2024-10-04T20:45:00Z"/>
              </w:rPr>
            </w:pPr>
            <w:ins w:id="123" w:author="MURILO CARVALHO POVOA DA SILVA" w:date="2024-10-04T20:45:00Z">
              <w:r>
                <w:rPr>
                  <w:b/>
                </w:rPr>
                <w:lastRenderedPageBreak/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31036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124" w:author="MURILO CARVALHO POVOA DA SILVA" w:date="2024-10-04T20:45:00Z"/>
              </w:rPr>
            </w:pPr>
            <w:ins w:id="125" w:author="MURILO CARVALHO POVOA DA SILVA" w:date="2024-10-04T20:45:00Z">
              <w:r>
                <w:t xml:space="preserve">O </w:t>
              </w:r>
              <w:proofErr w:type="spellStart"/>
              <w:r>
                <w:t>FreteCheck</w:t>
              </w:r>
              <w:proofErr w:type="spellEnd"/>
              <w:r>
                <w:t xml:space="preserve"> recebe a requisição do E-Commerce;</w:t>
              </w:r>
            </w:ins>
          </w:p>
          <w:p w14:paraId="3861AC1A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126" w:author="MURILO CARVALHO POVOA DA SILVA" w:date="2024-10-04T20:45:00Z"/>
              </w:rPr>
            </w:pPr>
            <w:ins w:id="127" w:author="MURILO CARVALHO POVOA DA SILVA" w:date="2024-10-04T20:45:00Z">
              <w:r>
                <w:t xml:space="preserve">O </w:t>
              </w:r>
              <w:proofErr w:type="spellStart"/>
              <w:r>
                <w:t>FreteCheck</w:t>
              </w:r>
              <w:proofErr w:type="spellEnd"/>
              <w:r>
                <w:t xml:space="preserve"> valida as informações dessa requisição;</w:t>
              </w:r>
            </w:ins>
          </w:p>
          <w:p w14:paraId="16143C09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128" w:author="MURILO CARVALHO POVOA DA SILVA" w:date="2024-10-04T20:45:00Z"/>
              </w:rPr>
            </w:pPr>
            <w:ins w:id="129" w:author="MURILO CARVALHO POVOA DA SILVA" w:date="2024-10-04T20:45:00Z">
              <w:r>
                <w:t>Caso inválidas, devolve a resposta de “Informações inválidas” ao E-commerce;</w:t>
              </w:r>
            </w:ins>
          </w:p>
          <w:p w14:paraId="214FEFE6" w14:textId="77777777" w:rsidR="00F46DCB" w:rsidRDefault="00F46DCB" w:rsidP="00F46DCB">
            <w:pPr>
              <w:pStyle w:val="PargrafodaLista"/>
              <w:numPr>
                <w:ilvl w:val="0"/>
                <w:numId w:val="52"/>
              </w:numPr>
              <w:rPr>
                <w:ins w:id="130" w:author="MURILO CARVALHO POVOA DA SILVA" w:date="2024-10-04T20:45:00Z"/>
              </w:rPr>
            </w:pPr>
            <w:ins w:id="131" w:author="MURILO CARVALHO POVOA DA SILVA" w:date="2024-10-04T20:45:00Z">
              <w:r>
                <w:t>Caso válidas, prossegue para a consulta de APIs de transportadoras.</w:t>
              </w:r>
            </w:ins>
          </w:p>
        </w:tc>
      </w:tr>
      <w:tr w:rsidR="00F46DCB" w14:paraId="523D10BA" w14:textId="77777777" w:rsidTr="00F46DCB">
        <w:trPr>
          <w:trHeight w:val="283"/>
          <w:ins w:id="13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98E0D" w14:textId="77777777" w:rsidR="00F46DCB" w:rsidRDefault="00F46DCB">
            <w:pPr>
              <w:rPr>
                <w:ins w:id="133" w:author="MURILO CARVALHO POVOA DA SILVA" w:date="2024-10-04T20:45:00Z"/>
              </w:rPr>
            </w:pPr>
            <w:ins w:id="134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B7DFC" w14:textId="77777777" w:rsidR="00F46DCB" w:rsidRDefault="00F46DCB">
            <w:pPr>
              <w:rPr>
                <w:ins w:id="135" w:author="MURILO CARVALHO POVOA DA SILVA" w:date="2024-10-04T20:45:00Z"/>
              </w:rPr>
            </w:pPr>
            <w:ins w:id="136" w:author="MURILO CARVALHO POVOA DA SILVA" w:date="2024-10-04T20:45:00Z">
              <w:r>
                <w:t>Validação bem-sucedida das informações de frete</w:t>
              </w:r>
            </w:ins>
          </w:p>
        </w:tc>
      </w:tr>
    </w:tbl>
    <w:p w14:paraId="0BB783DE" w14:textId="77777777" w:rsidR="00F46DCB" w:rsidRDefault="00F46DCB" w:rsidP="00F46DCB">
      <w:pPr>
        <w:rPr>
          <w:ins w:id="137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3B8B2525" w14:textId="77777777" w:rsidTr="00F46DCB">
        <w:trPr>
          <w:trHeight w:val="283"/>
          <w:ins w:id="13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A9C64" w14:textId="77777777" w:rsidR="00F46DCB" w:rsidRDefault="00F46DCB">
            <w:pPr>
              <w:rPr>
                <w:ins w:id="139" w:author="MURILO CARVALHO POVOA DA SILVA" w:date="2024-10-04T20:45:00Z"/>
              </w:rPr>
            </w:pPr>
            <w:ins w:id="140" w:author="MURILO CARVALHO POVOA DA SILVA" w:date="2024-10-04T20:45:00Z">
              <w:r>
                <w:rPr>
                  <w:b/>
                </w:rPr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0D87DDCA" w14:textId="77777777">
              <w:trPr>
                <w:tblCellSpacing w:w="15" w:type="dxa"/>
                <w:ins w:id="141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F46DCB" w14:paraId="1A0F5A93" w14:textId="77777777">
                    <w:trPr>
                      <w:tblCellSpacing w:w="15" w:type="dxa"/>
                      <w:ins w:id="142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622"/>
                        </w:tblGrid>
                        <w:tr w:rsidR="00F46DCB" w14:paraId="2D98C3A6" w14:textId="77777777">
                          <w:trPr>
                            <w:tblCellSpacing w:w="15" w:type="dxa"/>
                            <w:ins w:id="143" w:author="MURILO CARVALHO POVOA DA SILVA" w:date="2024-10-04T20:45:00Z"/>
                          </w:trPr>
                          <w:tc>
                            <w:tcPr>
                              <w:tcW w:w="3562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3B5E5968" w14:textId="77777777" w:rsidR="00F46DCB" w:rsidRDefault="00F46DCB">
                              <w:pPr>
                                <w:jc w:val="left"/>
                                <w:rPr>
                                  <w:ins w:id="144" w:author="MURILO CARVALHO POVOA DA SILVA" w:date="2024-10-04T20:45:00Z"/>
                                </w:rPr>
                              </w:pPr>
                              <w:ins w:id="145" w:author="MURILO CARVALHO POVOA DA SILVA" w:date="2024-10-04T20:45:00Z">
                                <w:r>
                                  <w:t>Consulta APIs de transporte</w:t>
                                </w:r>
                              </w:ins>
                            </w:p>
                          </w:tc>
                        </w:tr>
                      </w:tbl>
                      <w:p w14:paraId="58967B1D" w14:textId="77777777" w:rsidR="00F46DCB" w:rsidRDefault="00F46DCB">
                        <w:pPr>
                          <w:jc w:val="left"/>
                          <w:rPr>
                            <w:ins w:id="146" w:author="MURILO CARVALHO POVOA DA SILVA" w:date="2024-10-04T20:45:00Z"/>
                            <w:vanish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F46DCB" w14:paraId="6BF23811" w14:textId="77777777">
                          <w:trPr>
                            <w:tblCellSpacing w:w="15" w:type="dxa"/>
                            <w:hidden/>
                            <w:ins w:id="147" w:author="MURILO CARVALHO POVOA DA SILVA" w:date="2024-10-04T20:45:00Z"/>
                          </w:trPr>
                          <w:tc>
                            <w:tcPr>
                              <w:tcW w:w="3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1FFDF023" w14:textId="77777777" w:rsidR="00F46DCB" w:rsidRDefault="00F46DCB">
                              <w:pPr>
                                <w:rPr>
                                  <w:ins w:id="148" w:author="MURILO CARVALHO POVOA DA SILVA" w:date="2024-10-04T20:45:00Z"/>
                                  <w:vanish/>
                                </w:rPr>
                              </w:pPr>
                            </w:p>
                          </w:tc>
                        </w:tr>
                      </w:tbl>
                      <w:p w14:paraId="465DDDB6" w14:textId="77777777" w:rsidR="00F46DCB" w:rsidRDefault="00F46DCB">
                        <w:pPr>
                          <w:rPr>
                            <w:ins w:id="149" w:author="MURILO CARVALHO POVOA DA SILVA" w:date="2024-10-04T20:45:00Z"/>
                          </w:rPr>
                        </w:pPr>
                      </w:p>
                    </w:tc>
                  </w:tr>
                </w:tbl>
                <w:p w14:paraId="5A126981" w14:textId="77777777" w:rsidR="00F46DCB" w:rsidRDefault="00F46DCB">
                  <w:pPr>
                    <w:jc w:val="left"/>
                    <w:rPr>
                      <w:ins w:id="150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6DCB" w14:paraId="672C8974" w14:textId="77777777">
                    <w:trPr>
                      <w:tblCellSpacing w:w="15" w:type="dxa"/>
                      <w:hidden/>
                      <w:ins w:id="151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0F666B3C" w14:textId="77777777" w:rsidR="00F46DCB" w:rsidRDefault="00F46DCB">
                        <w:pPr>
                          <w:rPr>
                            <w:ins w:id="152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32A20ADF" w14:textId="77777777" w:rsidR="00F46DCB" w:rsidRDefault="00F46DCB">
                  <w:pPr>
                    <w:rPr>
                      <w:ins w:id="153" w:author="MURILO CARVALHO POVOA DA SILVA" w:date="2024-10-04T20:45:00Z"/>
                    </w:rPr>
                  </w:pPr>
                </w:p>
              </w:tc>
            </w:tr>
          </w:tbl>
          <w:p w14:paraId="30543A84" w14:textId="77777777" w:rsidR="00F46DCB" w:rsidRDefault="00F46DCB">
            <w:pPr>
              <w:jc w:val="left"/>
              <w:rPr>
                <w:ins w:id="154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34CB2553" w14:textId="77777777">
              <w:trPr>
                <w:tblCellSpacing w:w="15" w:type="dxa"/>
                <w:hidden/>
                <w:ins w:id="155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A55B345" w14:textId="77777777" w:rsidR="00F46DCB" w:rsidRDefault="00F46DCB">
                  <w:pPr>
                    <w:rPr>
                      <w:ins w:id="156" w:author="MURILO CARVALHO POVOA DA SILVA" w:date="2024-10-04T20:45:00Z"/>
                      <w:vanish/>
                    </w:rPr>
                  </w:pPr>
                </w:p>
              </w:tc>
            </w:tr>
          </w:tbl>
          <w:p w14:paraId="7063B106" w14:textId="77777777" w:rsidR="00F46DCB" w:rsidRDefault="00F46DCB">
            <w:pPr>
              <w:tabs>
                <w:tab w:val="left" w:pos="4780"/>
              </w:tabs>
              <w:rPr>
                <w:ins w:id="157" w:author="MURILO CARVALHO POVOA DA SILVA" w:date="2024-10-04T20:45:00Z"/>
              </w:rPr>
            </w:pPr>
          </w:p>
        </w:tc>
      </w:tr>
      <w:tr w:rsidR="00F46DCB" w14:paraId="2D72AFE1" w14:textId="77777777" w:rsidTr="00F46DCB">
        <w:trPr>
          <w:trHeight w:val="273"/>
          <w:ins w:id="15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CE0EB" w14:textId="77777777" w:rsidR="00F46DCB" w:rsidRDefault="00F46DCB">
            <w:pPr>
              <w:rPr>
                <w:ins w:id="159" w:author="MURILO CARVALHO POVOA DA SILVA" w:date="2024-10-04T20:45:00Z"/>
              </w:rPr>
            </w:pPr>
            <w:ins w:id="160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D8777" w14:textId="77777777" w:rsidR="00F46DCB" w:rsidRDefault="00F46DCB">
            <w:pPr>
              <w:rPr>
                <w:ins w:id="161" w:author="MURILO CARVALHO POVOA DA SILVA" w:date="2024-10-04T20:45:00Z"/>
              </w:rPr>
            </w:pPr>
            <w:ins w:id="162" w:author="MURILO CARVALHO POVOA DA SILVA" w:date="2024-10-04T20:45:00Z">
              <w:r>
                <w:t>Informações do frete como endereço origem, destino, tipo do produto.</w:t>
              </w:r>
            </w:ins>
          </w:p>
        </w:tc>
      </w:tr>
      <w:tr w:rsidR="00F46DCB" w14:paraId="4F145260" w14:textId="77777777" w:rsidTr="00F46DCB">
        <w:trPr>
          <w:trHeight w:val="1143"/>
          <w:ins w:id="163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227CD" w14:textId="77777777" w:rsidR="00F46DCB" w:rsidRDefault="00F46DCB">
            <w:pPr>
              <w:rPr>
                <w:ins w:id="164" w:author="MURILO CARVALHO POVOA DA SILVA" w:date="2024-10-04T20:45:00Z"/>
              </w:rPr>
            </w:pPr>
            <w:ins w:id="165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DADE0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166" w:author="MURILO CARVALHO POVOA DA SILVA" w:date="2024-10-04T20:45:00Z"/>
              </w:rPr>
            </w:pPr>
            <w:ins w:id="167" w:author="MURILO CARVALHO POVOA DA SILVA" w:date="2024-10-04T20:45:00Z">
              <w:r>
                <w:t xml:space="preserve">O </w:t>
              </w:r>
              <w:proofErr w:type="spellStart"/>
              <w:r>
                <w:t>FreteCheck</w:t>
              </w:r>
              <w:proofErr w:type="spellEnd"/>
              <w:r>
                <w:t xml:space="preserve"> consulta APIs de transporte utilizando como parâmetros as informações do frete (endereço origem e destino, tipo de produto);</w:t>
              </w:r>
            </w:ins>
          </w:p>
        </w:tc>
      </w:tr>
      <w:tr w:rsidR="00F46DCB" w14:paraId="7389BEFF" w14:textId="77777777" w:rsidTr="00F46DCB">
        <w:trPr>
          <w:trHeight w:val="283"/>
          <w:ins w:id="16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90B35" w14:textId="77777777" w:rsidR="00F46DCB" w:rsidRDefault="00F46DCB">
            <w:pPr>
              <w:rPr>
                <w:ins w:id="169" w:author="MURILO CARVALHO POVOA DA SILVA" w:date="2024-10-04T20:45:00Z"/>
              </w:rPr>
            </w:pPr>
            <w:ins w:id="170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FE465" w14:textId="77777777" w:rsidR="00F46DCB" w:rsidRDefault="00F46DCB">
            <w:pPr>
              <w:rPr>
                <w:ins w:id="171" w:author="MURILO CARVALHO POVOA DA SILVA" w:date="2024-10-04T20:45:00Z"/>
              </w:rPr>
            </w:pPr>
            <w:ins w:id="172" w:author="MURILO CARVALHO POVOA DA SILVA" w:date="2024-10-04T20:45:00Z">
              <w:r>
                <w:t>Requisição às APIs de transporte, contendo informações do frete</w:t>
              </w:r>
            </w:ins>
          </w:p>
        </w:tc>
      </w:tr>
    </w:tbl>
    <w:p w14:paraId="06712158" w14:textId="77777777" w:rsidR="00F46DCB" w:rsidRDefault="00F46DCB" w:rsidP="00F46DCB">
      <w:pPr>
        <w:rPr>
          <w:ins w:id="173" w:author="MURILO CARVALHO POVOA DA SILVA" w:date="2024-10-04T20:45:00Z"/>
        </w:rPr>
      </w:pPr>
    </w:p>
    <w:p w14:paraId="3D18E53E" w14:textId="77777777" w:rsidR="00F46DCB" w:rsidRDefault="00F46DCB" w:rsidP="00F46DCB">
      <w:pPr>
        <w:rPr>
          <w:ins w:id="174" w:author="MURILO CARVALHO POVOA DA SILVA" w:date="2024-10-04T20:45:00Z"/>
        </w:rPr>
      </w:pPr>
    </w:p>
    <w:p w14:paraId="7F1F3ECE" w14:textId="77777777" w:rsidR="00F46DCB" w:rsidRDefault="00F46DCB" w:rsidP="00F46DCB">
      <w:pPr>
        <w:rPr>
          <w:ins w:id="175" w:author="MURILO CARVALHO POVOA DA SILVA" w:date="2024-10-04T20:45:00Z"/>
        </w:rPr>
      </w:pPr>
    </w:p>
    <w:p w14:paraId="6CB96962" w14:textId="77777777" w:rsidR="00F46DCB" w:rsidRDefault="00F46DCB" w:rsidP="00F46DCB">
      <w:pPr>
        <w:rPr>
          <w:ins w:id="176" w:author="MURILO CARVALHO POVOA DA SILVA" w:date="2024-10-04T20:45:00Z"/>
        </w:rPr>
      </w:pPr>
    </w:p>
    <w:p w14:paraId="200CBAE2" w14:textId="77777777" w:rsidR="00F46DCB" w:rsidRDefault="00F46DCB" w:rsidP="00F46DCB">
      <w:pPr>
        <w:rPr>
          <w:ins w:id="177" w:author="MURILO CARVALHO POVOA DA SILVA" w:date="2024-10-04T20:45:00Z"/>
        </w:rPr>
      </w:pPr>
    </w:p>
    <w:p w14:paraId="236A2155" w14:textId="77777777" w:rsidR="00F46DCB" w:rsidRDefault="00F46DCB" w:rsidP="00F46DCB">
      <w:pPr>
        <w:rPr>
          <w:ins w:id="178" w:author="MURILO CARVALHO POVOA DA SILVA" w:date="2024-10-04T20:45:00Z"/>
        </w:rPr>
      </w:pPr>
    </w:p>
    <w:p w14:paraId="398D7A51" w14:textId="77777777" w:rsidR="00F46DCB" w:rsidRDefault="00F46DCB" w:rsidP="00F46DCB">
      <w:pPr>
        <w:rPr>
          <w:ins w:id="179" w:author="MURILO CARVALHO POVOA DA SILVA" w:date="2024-10-04T20:45:00Z"/>
        </w:rPr>
      </w:pPr>
    </w:p>
    <w:p w14:paraId="039A575C" w14:textId="77777777" w:rsidR="00F46DCB" w:rsidRDefault="00F46DCB" w:rsidP="00F46DCB">
      <w:pPr>
        <w:rPr>
          <w:ins w:id="180" w:author="MURILO CARVALHO POVOA DA SILVA" w:date="2024-10-04T20:45:00Z"/>
        </w:rPr>
      </w:pPr>
    </w:p>
    <w:p w14:paraId="53162768" w14:textId="77777777" w:rsidR="00F46DCB" w:rsidRDefault="00F46DCB" w:rsidP="00F46DCB">
      <w:pPr>
        <w:rPr>
          <w:ins w:id="181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717C36BF" w14:textId="77777777" w:rsidTr="00F46DCB">
        <w:trPr>
          <w:trHeight w:val="283"/>
          <w:ins w:id="18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2A976" w14:textId="77777777" w:rsidR="00F46DCB" w:rsidRDefault="00F46DCB">
            <w:pPr>
              <w:rPr>
                <w:ins w:id="183" w:author="MURILO CARVALHO POVOA DA SILVA" w:date="2024-10-04T20:45:00Z"/>
              </w:rPr>
            </w:pPr>
            <w:ins w:id="184" w:author="MURILO CARVALHO POVOA DA SILVA" w:date="2024-10-04T20:45:00Z">
              <w:r>
                <w:rPr>
                  <w:b/>
                </w:rPr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4360AE0D" w14:textId="77777777">
              <w:trPr>
                <w:tblCellSpacing w:w="15" w:type="dxa"/>
                <w:ins w:id="185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F46DCB" w14:paraId="2F2DAC4D" w14:textId="77777777">
                    <w:trPr>
                      <w:tblCellSpacing w:w="15" w:type="dxa"/>
                      <w:ins w:id="186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622"/>
                        </w:tblGrid>
                        <w:tr w:rsidR="00F46DCB" w14:paraId="5D8E3D10" w14:textId="77777777">
                          <w:trPr>
                            <w:tblCellSpacing w:w="15" w:type="dxa"/>
                            <w:ins w:id="187" w:author="MURILO CARVALHO POVOA DA SILVA" w:date="2024-10-04T20:45:00Z"/>
                          </w:trPr>
                          <w:tc>
                            <w:tcPr>
                              <w:tcW w:w="3562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5F5BBDD3" w14:textId="77777777" w:rsidR="00F46DCB" w:rsidRDefault="00F46DCB">
                              <w:pPr>
                                <w:jc w:val="left"/>
                                <w:rPr>
                                  <w:ins w:id="188" w:author="MURILO CARVALHO POVOA DA SILVA" w:date="2024-10-04T20:45:00Z"/>
                                </w:rPr>
                              </w:pPr>
                              <w:ins w:id="189" w:author="MURILO CARVALHO POVOA DA SILVA" w:date="2024-10-04T20:45:00Z">
                                <w:r>
                                  <w:t>Retorno das informações do frete</w:t>
                                </w:r>
                              </w:ins>
                            </w:p>
                          </w:tc>
                        </w:tr>
                      </w:tbl>
                      <w:p w14:paraId="34C980DB" w14:textId="77777777" w:rsidR="00F46DCB" w:rsidRDefault="00F46DCB">
                        <w:pPr>
                          <w:jc w:val="left"/>
                          <w:rPr>
                            <w:ins w:id="190" w:author="MURILO CARVALHO POVOA DA SILVA" w:date="2024-10-04T20:45:00Z"/>
                            <w:vanish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F46DCB" w14:paraId="74AB9DAD" w14:textId="77777777">
                          <w:trPr>
                            <w:tblCellSpacing w:w="15" w:type="dxa"/>
                            <w:hidden/>
                            <w:ins w:id="191" w:author="MURILO CARVALHO POVOA DA SILVA" w:date="2024-10-04T20:45:00Z"/>
                          </w:trPr>
                          <w:tc>
                            <w:tcPr>
                              <w:tcW w:w="3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31611692" w14:textId="77777777" w:rsidR="00F46DCB" w:rsidRDefault="00F46DCB">
                              <w:pPr>
                                <w:rPr>
                                  <w:ins w:id="192" w:author="MURILO CARVALHO POVOA DA SILVA" w:date="2024-10-04T20:45:00Z"/>
                                  <w:vanish/>
                                </w:rPr>
                              </w:pPr>
                            </w:p>
                          </w:tc>
                        </w:tr>
                      </w:tbl>
                      <w:p w14:paraId="76CCF05A" w14:textId="77777777" w:rsidR="00F46DCB" w:rsidRDefault="00F46DCB">
                        <w:pPr>
                          <w:rPr>
                            <w:ins w:id="193" w:author="MURILO CARVALHO POVOA DA SILVA" w:date="2024-10-04T20:45:00Z"/>
                          </w:rPr>
                        </w:pPr>
                      </w:p>
                    </w:tc>
                  </w:tr>
                </w:tbl>
                <w:p w14:paraId="0637C657" w14:textId="77777777" w:rsidR="00F46DCB" w:rsidRDefault="00F46DCB">
                  <w:pPr>
                    <w:jc w:val="left"/>
                    <w:rPr>
                      <w:ins w:id="194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6DCB" w14:paraId="0E9B345D" w14:textId="77777777">
                    <w:trPr>
                      <w:tblCellSpacing w:w="15" w:type="dxa"/>
                      <w:hidden/>
                      <w:ins w:id="195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24C0AC35" w14:textId="77777777" w:rsidR="00F46DCB" w:rsidRDefault="00F46DCB">
                        <w:pPr>
                          <w:rPr>
                            <w:ins w:id="196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733495B8" w14:textId="77777777" w:rsidR="00F46DCB" w:rsidRDefault="00F46DCB">
                  <w:pPr>
                    <w:rPr>
                      <w:ins w:id="197" w:author="MURILO CARVALHO POVOA DA SILVA" w:date="2024-10-04T20:45:00Z"/>
                    </w:rPr>
                  </w:pPr>
                </w:p>
              </w:tc>
            </w:tr>
          </w:tbl>
          <w:p w14:paraId="6F020C73" w14:textId="77777777" w:rsidR="00F46DCB" w:rsidRDefault="00F46DCB">
            <w:pPr>
              <w:jc w:val="left"/>
              <w:rPr>
                <w:ins w:id="198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100B79A8" w14:textId="77777777">
              <w:trPr>
                <w:tblCellSpacing w:w="15" w:type="dxa"/>
                <w:hidden/>
                <w:ins w:id="199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CA48EEA" w14:textId="77777777" w:rsidR="00F46DCB" w:rsidRDefault="00F46DCB">
                  <w:pPr>
                    <w:rPr>
                      <w:ins w:id="200" w:author="MURILO CARVALHO POVOA DA SILVA" w:date="2024-10-04T20:45:00Z"/>
                      <w:vanish/>
                    </w:rPr>
                  </w:pPr>
                </w:p>
              </w:tc>
            </w:tr>
          </w:tbl>
          <w:p w14:paraId="2346E2EC" w14:textId="77777777" w:rsidR="00F46DCB" w:rsidRDefault="00F46DCB">
            <w:pPr>
              <w:tabs>
                <w:tab w:val="left" w:pos="4780"/>
              </w:tabs>
              <w:rPr>
                <w:ins w:id="201" w:author="MURILO CARVALHO POVOA DA SILVA" w:date="2024-10-04T20:45:00Z"/>
              </w:rPr>
            </w:pPr>
          </w:p>
        </w:tc>
      </w:tr>
      <w:tr w:rsidR="00F46DCB" w14:paraId="30C682E2" w14:textId="77777777" w:rsidTr="00F46DCB">
        <w:trPr>
          <w:trHeight w:val="273"/>
          <w:ins w:id="202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D345F" w14:textId="77777777" w:rsidR="00F46DCB" w:rsidRDefault="00F46DCB">
            <w:pPr>
              <w:rPr>
                <w:ins w:id="203" w:author="MURILO CARVALHO POVOA DA SILVA" w:date="2024-10-04T20:45:00Z"/>
              </w:rPr>
            </w:pPr>
            <w:ins w:id="204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F0B6F" w14:textId="77777777" w:rsidR="00F46DCB" w:rsidRDefault="00F46DCB">
            <w:pPr>
              <w:rPr>
                <w:ins w:id="205" w:author="MURILO CARVALHO POVOA DA SILVA" w:date="2024-10-04T20:45:00Z"/>
              </w:rPr>
            </w:pPr>
            <w:ins w:id="206" w:author="MURILO CARVALHO POVOA DA SILVA" w:date="2024-10-04T20:45:00Z">
              <w:r>
                <w:t>Resultados das APIs de transporte</w:t>
              </w:r>
            </w:ins>
          </w:p>
        </w:tc>
      </w:tr>
      <w:tr w:rsidR="00F46DCB" w14:paraId="62E368FE" w14:textId="77777777" w:rsidTr="00F46DCB">
        <w:trPr>
          <w:trHeight w:val="1957"/>
          <w:ins w:id="207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7DE9C" w14:textId="77777777" w:rsidR="00F46DCB" w:rsidRDefault="00F46DCB">
            <w:pPr>
              <w:rPr>
                <w:ins w:id="208" w:author="MURILO CARVALHO POVOA DA SILVA" w:date="2024-10-04T20:45:00Z"/>
              </w:rPr>
            </w:pPr>
            <w:ins w:id="209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3DD97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210" w:author="MURILO CARVALHO POVOA DA SILVA" w:date="2024-10-04T20:45:00Z"/>
              </w:rPr>
            </w:pPr>
            <w:proofErr w:type="spellStart"/>
            <w:ins w:id="211" w:author="MURILO CARVALHO POVOA DA SILVA" w:date="2024-10-04T20:45:00Z">
              <w:r>
                <w:t>FreteCheck</w:t>
              </w:r>
              <w:proofErr w:type="spellEnd"/>
              <w:r>
                <w:t xml:space="preserve"> compila os dados recebidos;</w:t>
              </w:r>
            </w:ins>
          </w:p>
          <w:p w14:paraId="2998B84F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212" w:author="MURILO CARVALHO POVOA DA SILVA" w:date="2024-10-04T20:45:00Z"/>
              </w:rPr>
            </w:pPr>
            <w:ins w:id="213" w:author="MURILO CARVALHO POVOA DA SILVA" w:date="2024-10-04T20:45:00Z">
              <w:r>
                <w:t>Repassa para o E-Commerce todas as informações referentes a cotação, como preço e prazo de entrega.</w:t>
              </w:r>
            </w:ins>
          </w:p>
        </w:tc>
      </w:tr>
      <w:tr w:rsidR="00F46DCB" w14:paraId="1C88D0EF" w14:textId="77777777" w:rsidTr="00F46DCB">
        <w:trPr>
          <w:trHeight w:val="283"/>
          <w:ins w:id="214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FBE40" w14:textId="77777777" w:rsidR="00F46DCB" w:rsidRDefault="00F46DCB">
            <w:pPr>
              <w:rPr>
                <w:ins w:id="215" w:author="MURILO CARVALHO POVOA DA SILVA" w:date="2024-10-04T20:45:00Z"/>
              </w:rPr>
            </w:pPr>
            <w:ins w:id="216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27F42" w14:textId="77777777" w:rsidR="00F46DCB" w:rsidRDefault="00F46DCB">
            <w:pPr>
              <w:rPr>
                <w:ins w:id="217" w:author="MURILO CARVALHO POVOA DA SILVA" w:date="2024-10-04T20:45:00Z"/>
              </w:rPr>
            </w:pPr>
            <w:ins w:id="218" w:author="MURILO CARVALHO POVOA DA SILVA" w:date="2024-10-04T20:45:00Z">
              <w:r>
                <w:t>Informações compiladas sobre o frete.</w:t>
              </w:r>
            </w:ins>
          </w:p>
        </w:tc>
      </w:tr>
    </w:tbl>
    <w:p w14:paraId="47C41F04" w14:textId="77777777" w:rsidR="00F46DCB" w:rsidRDefault="00F46DCB" w:rsidP="00F46DCB">
      <w:pPr>
        <w:rPr>
          <w:ins w:id="219" w:author="MURILO CARVALHO POVOA DA SILVA" w:date="2024-10-04T20:45:00Z"/>
        </w:rPr>
      </w:pPr>
    </w:p>
    <w:p w14:paraId="49E6AD27" w14:textId="77777777" w:rsidR="00F46DCB" w:rsidRDefault="00F46DCB" w:rsidP="00F46DCB">
      <w:pPr>
        <w:rPr>
          <w:ins w:id="220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F46DCB" w14:paraId="75EF205B" w14:textId="77777777" w:rsidTr="00F46DCB">
        <w:trPr>
          <w:trHeight w:val="283"/>
          <w:ins w:id="221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D7CB2" w14:textId="77777777" w:rsidR="00F46DCB" w:rsidRDefault="00F46DCB">
            <w:pPr>
              <w:rPr>
                <w:ins w:id="222" w:author="MURILO CARVALHO POVOA DA SILVA" w:date="2024-10-04T20:45:00Z"/>
              </w:rPr>
            </w:pPr>
            <w:ins w:id="223" w:author="MURILO CARVALHO POVOA DA SILVA" w:date="2024-10-04T20:45:00Z">
              <w:r>
                <w:rPr>
                  <w:b/>
                </w:rPr>
                <w:lastRenderedPageBreak/>
                <w:t>Nome da Tarefa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F46DCB" w14:paraId="1E8E9998" w14:textId="77777777">
              <w:trPr>
                <w:tblCellSpacing w:w="15" w:type="dxa"/>
                <w:ins w:id="224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F46DCB" w14:paraId="6AC02E41" w14:textId="77777777">
                    <w:trPr>
                      <w:tblCellSpacing w:w="15" w:type="dxa"/>
                      <w:ins w:id="225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tbl>
                        <w:tblPr>
                          <w:tblW w:w="4320" w:type="dxa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4320"/>
                        </w:tblGrid>
                        <w:tr w:rsidR="00F46DCB" w14:paraId="378C2A54" w14:textId="77777777">
                          <w:trPr>
                            <w:trHeight w:val="328"/>
                            <w:tblCellSpacing w:w="15" w:type="dxa"/>
                            <w:ins w:id="226" w:author="MURILO CARVALHO POVOA DA SILVA" w:date="2024-10-04T20:45:00Z"/>
                          </w:trPr>
                          <w:tc>
                            <w:tcPr>
                              <w:tcW w:w="425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1BF5961A" w14:textId="77777777" w:rsidR="00F46DCB" w:rsidRDefault="00F46DCB">
                              <w:pPr>
                                <w:jc w:val="left"/>
                                <w:rPr>
                                  <w:ins w:id="227" w:author="MURILO CARVALHO POVOA DA SILVA" w:date="2024-10-04T20:45:00Z"/>
                                </w:rPr>
                              </w:pPr>
                              <w:ins w:id="228" w:author="MURILO CARVALHO POVOA DA SILVA" w:date="2024-10-04T20:45:00Z">
                                <w:r>
                                  <w:t>Exibição de Informações do Frete</w:t>
                                </w:r>
                              </w:ins>
                            </w:p>
                          </w:tc>
                        </w:tr>
                      </w:tbl>
                      <w:p w14:paraId="1740ABEA" w14:textId="77777777" w:rsidR="00F46DCB" w:rsidRDefault="00F46DCB">
                        <w:pPr>
                          <w:jc w:val="left"/>
                          <w:rPr>
                            <w:ins w:id="229" w:author="MURILO CARVALHO POVOA DA SILVA" w:date="2024-10-04T20:45:00Z"/>
                            <w:vanish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F46DCB" w14:paraId="288B32BA" w14:textId="77777777">
                          <w:trPr>
                            <w:tblCellSpacing w:w="15" w:type="dxa"/>
                            <w:hidden/>
                            <w:ins w:id="230" w:author="MURILO CARVALHO POVOA DA SILVA" w:date="2024-10-04T20:45:00Z"/>
                          </w:trPr>
                          <w:tc>
                            <w:tcPr>
                              <w:tcW w:w="3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270FE9DB" w14:textId="77777777" w:rsidR="00F46DCB" w:rsidRDefault="00F46DCB">
                              <w:pPr>
                                <w:rPr>
                                  <w:ins w:id="231" w:author="MURILO CARVALHO POVOA DA SILVA" w:date="2024-10-04T20:45:00Z"/>
                                  <w:vanish/>
                                </w:rPr>
                              </w:pPr>
                            </w:p>
                          </w:tc>
                        </w:tr>
                      </w:tbl>
                      <w:p w14:paraId="7F25DDF0" w14:textId="77777777" w:rsidR="00F46DCB" w:rsidRDefault="00F46DCB">
                        <w:pPr>
                          <w:rPr>
                            <w:ins w:id="232" w:author="MURILO CARVALHO POVOA DA SILVA" w:date="2024-10-04T20:45:00Z"/>
                          </w:rPr>
                        </w:pPr>
                      </w:p>
                    </w:tc>
                  </w:tr>
                </w:tbl>
                <w:p w14:paraId="69BB6D5F" w14:textId="77777777" w:rsidR="00F46DCB" w:rsidRDefault="00F46DCB">
                  <w:pPr>
                    <w:jc w:val="left"/>
                    <w:rPr>
                      <w:ins w:id="233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46DCB" w14:paraId="30CB3660" w14:textId="77777777">
                    <w:trPr>
                      <w:tblCellSpacing w:w="15" w:type="dxa"/>
                      <w:hidden/>
                      <w:ins w:id="234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565FB5B8" w14:textId="77777777" w:rsidR="00F46DCB" w:rsidRDefault="00F46DCB">
                        <w:pPr>
                          <w:rPr>
                            <w:ins w:id="235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7EF1D53E" w14:textId="77777777" w:rsidR="00F46DCB" w:rsidRDefault="00F46DCB">
                  <w:pPr>
                    <w:rPr>
                      <w:ins w:id="236" w:author="MURILO CARVALHO POVOA DA SILVA" w:date="2024-10-04T20:45:00Z"/>
                    </w:rPr>
                  </w:pPr>
                </w:p>
              </w:tc>
            </w:tr>
          </w:tbl>
          <w:p w14:paraId="5FA72F9D" w14:textId="77777777" w:rsidR="00F46DCB" w:rsidRDefault="00F46DCB">
            <w:pPr>
              <w:jc w:val="left"/>
              <w:rPr>
                <w:ins w:id="237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F46DCB" w14:paraId="77907F0D" w14:textId="77777777">
              <w:trPr>
                <w:tblCellSpacing w:w="15" w:type="dxa"/>
                <w:hidden/>
                <w:ins w:id="238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DA7A3F" w14:textId="77777777" w:rsidR="00F46DCB" w:rsidRDefault="00F46DCB">
                  <w:pPr>
                    <w:rPr>
                      <w:ins w:id="239" w:author="MURILO CARVALHO POVOA DA SILVA" w:date="2024-10-04T20:45:00Z"/>
                      <w:vanish/>
                    </w:rPr>
                  </w:pPr>
                </w:p>
              </w:tc>
            </w:tr>
          </w:tbl>
          <w:p w14:paraId="7D671074" w14:textId="77777777" w:rsidR="00F46DCB" w:rsidRDefault="00F46DCB">
            <w:pPr>
              <w:tabs>
                <w:tab w:val="left" w:pos="4780"/>
              </w:tabs>
              <w:rPr>
                <w:ins w:id="240" w:author="MURILO CARVALHO POVOA DA SILVA" w:date="2024-10-04T20:45:00Z"/>
              </w:rPr>
            </w:pPr>
          </w:p>
        </w:tc>
      </w:tr>
      <w:tr w:rsidR="00F46DCB" w14:paraId="7874107D" w14:textId="77777777" w:rsidTr="00F46DCB">
        <w:trPr>
          <w:trHeight w:val="273"/>
          <w:ins w:id="241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94AC0" w14:textId="77777777" w:rsidR="00F46DCB" w:rsidRDefault="00F46DCB">
            <w:pPr>
              <w:rPr>
                <w:ins w:id="242" w:author="MURILO CARVALHO POVOA DA SILVA" w:date="2024-10-04T20:45:00Z"/>
              </w:rPr>
            </w:pPr>
            <w:ins w:id="243" w:author="MURILO CARVALHO POVOA DA SILVA" w:date="2024-10-04T20:45:00Z">
              <w:r>
                <w:rPr>
                  <w:b/>
                </w:rPr>
                <w:t>Dados de entrada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A627" w14:textId="77777777" w:rsidR="00F46DCB" w:rsidRDefault="00F46DCB">
            <w:pPr>
              <w:rPr>
                <w:ins w:id="244" w:author="MURILO CARVALHO POVOA DA SILVA" w:date="2024-10-04T20:45:00Z"/>
              </w:rPr>
            </w:pPr>
            <w:ins w:id="245" w:author="MURILO CARVALHO POVOA DA SILVA" w:date="2024-10-04T20:45:00Z">
              <w:r>
                <w:t>- Resultados das APIs de transporte</w:t>
              </w:r>
            </w:ins>
          </w:p>
        </w:tc>
      </w:tr>
      <w:tr w:rsidR="00F46DCB" w14:paraId="55EC15D8" w14:textId="77777777" w:rsidTr="00F46DCB">
        <w:trPr>
          <w:trHeight w:val="1957"/>
          <w:ins w:id="246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98206" w14:textId="77777777" w:rsidR="00F46DCB" w:rsidRDefault="00F46DCB">
            <w:pPr>
              <w:rPr>
                <w:ins w:id="247" w:author="MURILO CARVALHO POVOA DA SILVA" w:date="2024-10-04T20:45:00Z"/>
              </w:rPr>
            </w:pPr>
            <w:ins w:id="248" w:author="MURILO CARVALHO POVOA DA SILVA" w:date="2024-10-04T20:45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DE856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249" w:author="MURILO CARVALHO POVOA DA SILVA" w:date="2024-10-04T20:45:00Z"/>
              </w:rPr>
            </w:pPr>
            <w:ins w:id="250" w:author="MURILO CARVALHO POVOA DA SILVA" w:date="2024-10-04T20:45:00Z">
              <w:r>
                <w:t>O E-commerce exibe informações de preço e prazo na interface.</w:t>
              </w:r>
            </w:ins>
          </w:p>
          <w:p w14:paraId="2DF70203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251" w:author="MURILO CARVALHO POVOA DA SILVA" w:date="2024-10-04T20:45:00Z"/>
              </w:rPr>
            </w:pPr>
            <w:ins w:id="252" w:author="MURILO CARVALHO POVOA DA SILVA" w:date="2024-10-04T20:45:00Z">
              <w:r>
                <w:t>Usuário visualiza opções, incluindo transportadora, preço e prazo.</w:t>
              </w:r>
            </w:ins>
          </w:p>
          <w:p w14:paraId="7814ED9A" w14:textId="77777777" w:rsidR="00F46DCB" w:rsidRDefault="00F46DCB" w:rsidP="00F46DCB">
            <w:pPr>
              <w:pStyle w:val="PargrafodaLista"/>
              <w:numPr>
                <w:ilvl w:val="0"/>
                <w:numId w:val="53"/>
              </w:numPr>
              <w:rPr>
                <w:ins w:id="253" w:author="MURILO CARVALHO POVOA DA SILVA" w:date="2024-10-04T20:45:00Z"/>
              </w:rPr>
            </w:pPr>
            <w:ins w:id="254" w:author="MURILO CARVALHO POVOA DA SILVA" w:date="2024-10-04T20:45:00Z">
              <w:r>
                <w:t xml:space="preserve"> Pode escolher uma opção.</w:t>
              </w:r>
            </w:ins>
          </w:p>
        </w:tc>
      </w:tr>
      <w:tr w:rsidR="00F46DCB" w14:paraId="03AC5E49" w14:textId="77777777" w:rsidTr="00F46DCB">
        <w:trPr>
          <w:trHeight w:val="283"/>
          <w:ins w:id="255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EE4B2" w14:textId="77777777" w:rsidR="00F46DCB" w:rsidRDefault="00F46DCB">
            <w:pPr>
              <w:rPr>
                <w:ins w:id="256" w:author="MURILO CARVALHO POVOA DA SILVA" w:date="2024-10-04T20:45:00Z"/>
              </w:rPr>
            </w:pPr>
            <w:ins w:id="257" w:author="MURILO CARVALHO POVOA DA SILVA" w:date="2024-10-04T20:45:00Z">
              <w:r>
                <w:rPr>
                  <w:b/>
                </w:rPr>
                <w:t>Dados de Saída:</w:t>
              </w:r>
            </w:ins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869B7" w14:textId="77777777" w:rsidR="00F46DCB" w:rsidRDefault="00F46DCB">
            <w:pPr>
              <w:rPr>
                <w:ins w:id="258" w:author="MURILO CARVALHO POVOA DA SILVA" w:date="2024-10-04T20:45:00Z"/>
              </w:rPr>
            </w:pPr>
            <w:ins w:id="259" w:author="MURILO CARVALHO POVOA DA SILVA" w:date="2024-10-04T20:45:00Z">
              <w:r>
                <w:t>Opções prontas para seleção</w:t>
              </w:r>
            </w:ins>
          </w:p>
        </w:tc>
      </w:tr>
    </w:tbl>
    <w:p w14:paraId="03C0D41E" w14:textId="17963C85" w:rsidR="00696457" w:rsidRDefault="00696457">
      <w:pPr>
        <w:jc w:val="center"/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PrChange w:id="260" w:author="MURILO CARVALHO POVOA DA SILVA" w:date="2024-10-04T20:45:00Z">
          <w:tblPr>
            <w:tblW w:w="9255" w:type="dxa"/>
            <w:tblInd w:w="-10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243"/>
        <w:gridCol w:w="6012"/>
        <w:tblGridChange w:id="261">
          <w:tblGrid>
            <w:gridCol w:w="3243"/>
            <w:gridCol w:w="6012"/>
          </w:tblGrid>
        </w:tblGridChange>
      </w:tblGrid>
      <w:tr w:rsidR="00696457" w:rsidDel="00F46DCB" w14:paraId="1E50F812" w14:textId="69954CD0" w:rsidTr="00F46DCB">
        <w:trPr>
          <w:trHeight w:val="283"/>
          <w:del w:id="262" w:author="MURILO CARVALHO POVOA DA SILVA" w:date="2024-10-04T20:45:00Z"/>
          <w:trPrChange w:id="263" w:author="MURILO CARVALHO POVOA DA SILVA" w:date="2024-10-04T20:45:00Z">
            <w:trPr>
              <w:trHeight w:val="283"/>
            </w:trPr>
          </w:trPrChange>
        </w:trPr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64" w:author="MURILO CARVALHO POVOA DA SILVA" w:date="2024-10-04T20:45:00Z">
              <w:tcPr>
                <w:tcW w:w="324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7B51DEEF" w14:textId="2E5B8547" w:rsidR="00696457" w:rsidDel="00F46DCB" w:rsidRDefault="00696457">
            <w:pPr>
              <w:rPr>
                <w:del w:id="265" w:author="MURILO CARVALHO POVOA DA SILVA" w:date="2024-10-04T20:45:00Z"/>
              </w:rPr>
            </w:pPr>
            <w:del w:id="266" w:author="MURILO CARVALHO POVOA DA SILVA" w:date="2024-10-04T20:45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67" w:author="MURILO CARVALHO POVOA DA SILVA" w:date="2024-10-04T20:45:00Z">
              <w:tcPr>
                <w:tcW w:w="600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0EE26532" w14:textId="2061F8DF" w:rsidR="00696457" w:rsidDel="00F46DCB" w:rsidRDefault="00696457">
            <w:pPr>
              <w:tabs>
                <w:tab w:val="left" w:pos="4780"/>
              </w:tabs>
              <w:rPr>
                <w:del w:id="268" w:author="MURILO CARVALHO POVOA DA SILVA" w:date="2024-10-04T20:45:00Z"/>
              </w:rPr>
            </w:pPr>
            <w:del w:id="269" w:author="MURILO CARVALHO POVOA DA SILVA" w:date="2024-10-04T20:45:00Z">
              <w:r w:rsidDel="00F46DCB">
                <w:delText>Acesso à Seção de Cotação de Frete</w:delText>
              </w:r>
              <w:r w:rsidDel="00F46DCB">
                <w:tab/>
              </w:r>
            </w:del>
          </w:p>
        </w:tc>
      </w:tr>
      <w:tr w:rsidR="00696457" w:rsidDel="00F46DCB" w14:paraId="4B3F62CB" w14:textId="3D8314D9" w:rsidTr="00F46DCB">
        <w:trPr>
          <w:trHeight w:val="273"/>
          <w:del w:id="270" w:author="MURILO CARVALHO POVOA DA SILVA" w:date="2024-10-04T20:45:00Z"/>
          <w:trPrChange w:id="271" w:author="MURILO CARVALHO POVOA DA SILVA" w:date="2024-10-04T20:45:00Z">
            <w:trPr>
              <w:trHeight w:val="273"/>
            </w:trPr>
          </w:trPrChange>
        </w:trPr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72" w:author="MURILO CARVALHO POVOA DA SILVA" w:date="2024-10-04T20:45:00Z">
              <w:tcPr>
                <w:tcW w:w="324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23499A44" w14:textId="5B70E16F" w:rsidR="00696457" w:rsidDel="00F46DCB" w:rsidRDefault="00696457">
            <w:pPr>
              <w:rPr>
                <w:del w:id="273" w:author="MURILO CARVALHO POVOA DA SILVA" w:date="2024-10-04T20:45:00Z"/>
              </w:rPr>
            </w:pPr>
            <w:del w:id="274" w:author="MURILO CARVALHO POVOA DA SILVA" w:date="2024-10-04T20:45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75" w:author="MURILO CARVALHO POVOA DA SILVA" w:date="2024-10-04T20:45:00Z">
              <w:tcPr>
                <w:tcW w:w="600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59AFE05E" w14:textId="596CC9B5" w:rsidR="00696457" w:rsidDel="00F46DCB" w:rsidRDefault="00696457">
            <w:pPr>
              <w:rPr>
                <w:del w:id="276" w:author="MURILO CARVALHO POVOA DA SILVA" w:date="2024-10-04T20:45:00Z"/>
              </w:rPr>
            </w:pPr>
            <w:del w:id="277" w:author="MURILO CARVALHO POVOA DA SILVA" w:date="2024-10-04T20:45:00Z">
              <w:r w:rsidDel="00F46DCB">
                <w:delText>Número da encomenda</w:delText>
              </w:r>
            </w:del>
          </w:p>
        </w:tc>
      </w:tr>
      <w:tr w:rsidR="00696457" w:rsidDel="00F46DCB" w14:paraId="4DC8CEB9" w14:textId="3F22FE8C" w:rsidTr="00F46DCB">
        <w:trPr>
          <w:trHeight w:val="1957"/>
          <w:del w:id="278" w:author="MURILO CARVALHO POVOA DA SILVA" w:date="2024-10-04T20:45:00Z"/>
          <w:trPrChange w:id="279" w:author="MURILO CARVALHO POVOA DA SILVA" w:date="2024-10-04T20:45:00Z">
            <w:trPr>
              <w:trHeight w:val="1957"/>
            </w:trPr>
          </w:trPrChange>
        </w:trPr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80" w:author="MURILO CARVALHO POVOA DA SILVA" w:date="2024-10-04T20:45:00Z">
              <w:tcPr>
                <w:tcW w:w="324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59BDEE1F" w14:textId="32BD83BF" w:rsidR="00696457" w:rsidDel="00F46DCB" w:rsidRDefault="00696457">
            <w:pPr>
              <w:rPr>
                <w:del w:id="281" w:author="MURILO CARVALHO POVOA DA SILVA" w:date="2024-10-04T20:45:00Z"/>
              </w:rPr>
            </w:pPr>
            <w:del w:id="282" w:author="MURILO CARVALHO POVOA DA SILVA" w:date="2024-10-04T20:45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83" w:author="MURILO CARVALHO POVOA DA SILVA" w:date="2024-10-04T20:45:00Z">
              <w:tcPr>
                <w:tcW w:w="600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6664F613" w14:textId="1C4F2D63" w:rsidR="00696457" w:rsidDel="00F46DCB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  <w:rPr>
                <w:del w:id="284" w:author="MURILO CARVALHO POVOA DA SILVA" w:date="2024-10-04T20:45:00Z"/>
              </w:rPr>
            </w:pPr>
            <w:del w:id="285" w:author="MURILO CARVALHO POVOA DA SILVA" w:date="2024-10-04T20:45:00Z">
              <w:r w:rsidDel="00F46DCB">
                <w:delText>O cliente faz login na plataforma do FreteCheck.</w:delText>
              </w:r>
            </w:del>
          </w:p>
          <w:p w14:paraId="4A411670" w14:textId="4C8452F6" w:rsidR="00696457" w:rsidDel="00F46DCB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  <w:rPr>
                <w:del w:id="286" w:author="MURILO CARVALHO POVOA DA SILVA" w:date="2024-10-04T20:45:00Z"/>
              </w:rPr>
            </w:pPr>
            <w:del w:id="287" w:author="MURILO CARVALHO POVOA DA SILVA" w:date="2024-10-04T20:45:00Z">
              <w:r w:rsidDel="00F46DCB">
                <w:delText>O cliente navega até a seção de "Minhas Encomendas".</w:delText>
              </w:r>
            </w:del>
          </w:p>
          <w:p w14:paraId="3E0690DE" w14:textId="52DBBBF9" w:rsidR="00696457" w:rsidDel="00F46DCB" w:rsidRDefault="00696457" w:rsidP="00696457">
            <w:pPr>
              <w:pStyle w:val="PargrafodaLista"/>
              <w:numPr>
                <w:ilvl w:val="0"/>
                <w:numId w:val="49"/>
              </w:numPr>
              <w:jc w:val="left"/>
              <w:rPr>
                <w:del w:id="288" w:author="MURILO CARVALHO POVOA DA SILVA" w:date="2024-10-04T20:45:00Z"/>
              </w:rPr>
            </w:pPr>
            <w:del w:id="289" w:author="MURILO CARVALHO POVOA DA SILVA" w:date="2024-10-04T20:45:00Z">
              <w:r w:rsidDel="00F46DCB">
                <w:delText>O cliente localiza a encomenda que deseja avaliar.</w:delText>
              </w:r>
            </w:del>
          </w:p>
          <w:p w14:paraId="1CF067BF" w14:textId="3BDA4201" w:rsidR="00696457" w:rsidDel="00F46DCB" w:rsidRDefault="00696457" w:rsidP="00696457">
            <w:pPr>
              <w:pStyle w:val="PargrafodaLista"/>
              <w:numPr>
                <w:ilvl w:val="0"/>
                <w:numId w:val="49"/>
              </w:numPr>
              <w:rPr>
                <w:del w:id="290" w:author="MURILO CARVALHO POVOA DA SILVA" w:date="2024-10-04T20:45:00Z"/>
              </w:rPr>
            </w:pPr>
            <w:del w:id="291" w:author="MURILO CARVALHO POVOA DA SILVA" w:date="2024-10-04T20:45:00Z">
              <w:r w:rsidDel="00F46DCB">
                <w:delText>O cliente clica na opção de "Avaliar Entrega".</w:delText>
              </w:r>
            </w:del>
          </w:p>
        </w:tc>
      </w:tr>
      <w:tr w:rsidR="00696457" w:rsidDel="00F46DCB" w14:paraId="6EA71689" w14:textId="113F4049" w:rsidTr="00F46DCB">
        <w:trPr>
          <w:trHeight w:val="283"/>
          <w:del w:id="292" w:author="MURILO CARVALHO POVOA DA SILVA" w:date="2024-10-04T20:45:00Z"/>
          <w:trPrChange w:id="293" w:author="MURILO CARVALHO POVOA DA SILVA" w:date="2024-10-04T20:45:00Z">
            <w:trPr>
              <w:trHeight w:val="283"/>
            </w:trPr>
          </w:trPrChange>
        </w:trPr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94" w:author="MURILO CARVALHO POVOA DA SILVA" w:date="2024-10-04T20:45:00Z">
              <w:tcPr>
                <w:tcW w:w="324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2BAF5BDC" w14:textId="4D7AEA60" w:rsidR="00696457" w:rsidDel="00F46DCB" w:rsidRDefault="00696457">
            <w:pPr>
              <w:rPr>
                <w:del w:id="295" w:author="MURILO CARVALHO POVOA DA SILVA" w:date="2024-10-04T20:45:00Z"/>
              </w:rPr>
            </w:pPr>
            <w:del w:id="296" w:author="MURILO CARVALHO POVOA DA SILVA" w:date="2024-10-04T20:45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297" w:author="MURILO CARVALHO POVOA DA SILVA" w:date="2024-10-04T20:45:00Z">
              <w:tcPr>
                <w:tcW w:w="600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0163D9CC" w14:textId="2AFEEFB8" w:rsidR="00696457" w:rsidDel="00F46DCB" w:rsidRDefault="00696457">
            <w:pPr>
              <w:rPr>
                <w:del w:id="298" w:author="MURILO CARVALHO POVOA DA SILVA" w:date="2024-10-04T20:45:00Z"/>
              </w:rPr>
            </w:pPr>
            <w:del w:id="299" w:author="MURILO CARVALHO POVOA DA SILVA" w:date="2024-10-04T20:45:00Z">
              <w:r w:rsidDel="00F46DCB">
                <w:delText>Avaliação processada e armazenada</w:delText>
              </w:r>
            </w:del>
          </w:p>
        </w:tc>
      </w:tr>
    </w:tbl>
    <w:p w14:paraId="1B188527" w14:textId="77777777" w:rsidR="00696457" w:rsidDel="00F60455" w:rsidRDefault="00696457" w:rsidP="00696457">
      <w:pPr>
        <w:rPr>
          <w:del w:id="300" w:author="MURILO CARVALHO POVOA DA SILVA" w:date="2024-10-04T20:45:00Z"/>
        </w:rPr>
      </w:pPr>
    </w:p>
    <w:p w14:paraId="16B8E018" w14:textId="77777777" w:rsidR="00696457" w:rsidDel="00F60455" w:rsidRDefault="00696457" w:rsidP="00696457">
      <w:pPr>
        <w:rPr>
          <w:del w:id="301" w:author="MURILO CARVALHO POVOA DA SILVA" w:date="2024-10-04T20:45:00Z"/>
        </w:rPr>
      </w:pPr>
    </w:p>
    <w:p w14:paraId="4D79B1AA" w14:textId="77777777" w:rsidR="00696457" w:rsidDel="00F60455" w:rsidRDefault="00696457" w:rsidP="00696457">
      <w:pPr>
        <w:rPr>
          <w:del w:id="302" w:author="MURILO CARVALHO POVOA DA SILVA" w:date="2024-10-04T20:45:00Z"/>
        </w:rPr>
      </w:pPr>
    </w:p>
    <w:p w14:paraId="50A1A265" w14:textId="77777777" w:rsidR="00696457" w:rsidDel="00F60455" w:rsidRDefault="00696457" w:rsidP="00696457">
      <w:pPr>
        <w:rPr>
          <w:del w:id="303" w:author="MURILO CARVALHO POVOA DA SILVA" w:date="2024-10-04T20:45:00Z"/>
        </w:rPr>
      </w:pPr>
    </w:p>
    <w:p w14:paraId="63DFDC26" w14:textId="77777777" w:rsidR="00696457" w:rsidDel="00F60455" w:rsidRDefault="00696457" w:rsidP="00696457">
      <w:pPr>
        <w:rPr>
          <w:del w:id="304" w:author="MURILO CARVALHO POVOA DA SILVA" w:date="2024-10-04T20:45:00Z"/>
        </w:rPr>
      </w:pPr>
    </w:p>
    <w:p w14:paraId="1E0D8762" w14:textId="4291ED36" w:rsidR="00696457" w:rsidDel="00F46DCB" w:rsidRDefault="00696457" w:rsidP="00696457">
      <w:pPr>
        <w:rPr>
          <w:del w:id="305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:rsidDel="00F46DCB" w14:paraId="44540CF1" w14:textId="4199CA50" w:rsidTr="00696457">
        <w:trPr>
          <w:trHeight w:val="283"/>
          <w:del w:id="306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F6B75" w14:textId="61C9B3A3" w:rsidR="00696457" w:rsidDel="00F46DCB" w:rsidRDefault="00696457">
            <w:pPr>
              <w:rPr>
                <w:del w:id="307" w:author="MURILO CARVALHO POVOA DA SILVA" w:date="2024-10-04T20:45:00Z"/>
              </w:rPr>
            </w:pPr>
            <w:del w:id="308" w:author="MURILO CARVALHO POVOA DA SILVA" w:date="2024-10-04T20:45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:rsidDel="00F46DCB" w14:paraId="7F824466" w14:textId="3D73B901">
              <w:trPr>
                <w:tblCellSpacing w:w="15" w:type="dxa"/>
                <w:del w:id="309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29A2B77" w14:textId="3C4BA7DE" w:rsidR="00696457" w:rsidDel="00F46DCB" w:rsidRDefault="00696457">
                  <w:pPr>
                    <w:jc w:val="left"/>
                    <w:rPr>
                      <w:del w:id="310" w:author="MURILO CARVALHO POVOA DA SILVA" w:date="2024-10-04T20:45:00Z"/>
                    </w:rPr>
                  </w:pPr>
                  <w:del w:id="311" w:author="MURILO CARVALHO POVOA DA SILVA" w:date="2024-10-04T20:45:00Z">
                    <w:r w:rsidDel="00F46DCB">
                      <w:delText>Preench</w:delText>
                    </w:r>
                    <w:r w:rsidR="00962D99" w:rsidDel="00F46DCB">
                      <w:delText xml:space="preserve">ecotação </w:delText>
                    </w:r>
                    <w:r w:rsidDel="00F46DCB">
                      <w:delText xml:space="preserve"> de Frete</w:delText>
                    </w:r>
                  </w:del>
                </w:p>
              </w:tc>
            </w:tr>
          </w:tbl>
          <w:p w14:paraId="43870AE5" w14:textId="1B8D2E89" w:rsidR="00696457" w:rsidDel="00F46DCB" w:rsidRDefault="00696457">
            <w:pPr>
              <w:jc w:val="left"/>
              <w:rPr>
                <w:del w:id="312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:rsidDel="00F46DCB" w14:paraId="281B47AB" w14:textId="174BE670">
              <w:trPr>
                <w:tblCellSpacing w:w="15" w:type="dxa"/>
                <w:hidden/>
                <w:del w:id="313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EB9C730" w14:textId="123F0913" w:rsidR="00696457" w:rsidDel="00F46DCB" w:rsidRDefault="00696457">
                  <w:pPr>
                    <w:rPr>
                      <w:del w:id="314" w:author="MURILO CARVALHO POVOA DA SILVA" w:date="2024-10-04T20:45:00Z"/>
                      <w:vanish/>
                    </w:rPr>
                  </w:pPr>
                </w:p>
              </w:tc>
            </w:tr>
          </w:tbl>
          <w:p w14:paraId="39992CAF" w14:textId="55D40392" w:rsidR="00696457" w:rsidDel="00F46DCB" w:rsidRDefault="00696457">
            <w:pPr>
              <w:tabs>
                <w:tab w:val="left" w:pos="4780"/>
              </w:tabs>
              <w:rPr>
                <w:del w:id="315" w:author="MURILO CARVALHO POVOA DA SILVA" w:date="2024-10-04T20:45:00Z"/>
              </w:rPr>
            </w:pPr>
          </w:p>
        </w:tc>
      </w:tr>
      <w:tr w:rsidR="00696457" w:rsidDel="00F46DCB" w14:paraId="176401FB" w14:textId="467A18C1" w:rsidTr="00696457">
        <w:trPr>
          <w:trHeight w:val="273"/>
          <w:del w:id="316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14B72" w14:textId="61A4AC93" w:rsidR="00696457" w:rsidDel="00F46DCB" w:rsidRDefault="00696457">
            <w:pPr>
              <w:rPr>
                <w:del w:id="317" w:author="MURILO CARVALHO POVOA DA SILVA" w:date="2024-10-04T20:45:00Z"/>
              </w:rPr>
            </w:pPr>
            <w:del w:id="318" w:author="MURILO CARVALHO POVOA DA SILVA" w:date="2024-10-04T20:45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842B5" w14:textId="3985361F" w:rsidR="00696457" w:rsidDel="00F46DCB" w:rsidRDefault="00696457">
            <w:pPr>
              <w:rPr>
                <w:del w:id="319" w:author="MURILO CARVALHO POVOA DA SILVA" w:date="2024-10-04T20:45:00Z"/>
              </w:rPr>
            </w:pPr>
            <w:del w:id="320" w:author="MURILO CARVALHO POVOA DA SILVA" w:date="2024-10-04T20:45:00Z">
              <w:r w:rsidDel="00F46DCB">
                <w:delText>Endereço de origem</w:delText>
              </w:r>
            </w:del>
          </w:p>
        </w:tc>
      </w:tr>
      <w:tr w:rsidR="00696457" w:rsidDel="00F46DCB" w14:paraId="5404A154" w14:textId="126D3F09" w:rsidTr="00696457">
        <w:trPr>
          <w:trHeight w:val="1957"/>
          <w:del w:id="321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CC70F" w14:textId="0FA39AA2" w:rsidR="00696457" w:rsidDel="00F46DCB" w:rsidRDefault="00696457">
            <w:pPr>
              <w:rPr>
                <w:del w:id="322" w:author="MURILO CARVALHO POVOA DA SILVA" w:date="2024-10-04T20:45:00Z"/>
              </w:rPr>
            </w:pPr>
            <w:del w:id="323" w:author="MURILO CARVALHO POVOA DA SILVA" w:date="2024-10-04T20:45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D7239" w14:textId="6B8ABB85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24" w:author="MURILO CARVALHO POVOA DA SILVA" w:date="2024-10-04T20:45:00Z"/>
              </w:rPr>
            </w:pPr>
            <w:del w:id="325" w:author="MURILO CARVALHO POVOA DA SILVA" w:date="2024-10-04T20:45:00Z">
              <w:r w:rsidDel="00F46DCB">
                <w:delText>Acessa o formulário de cotação.</w:delText>
              </w:r>
            </w:del>
          </w:p>
          <w:p w14:paraId="40F3E493" w14:textId="393376D4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26" w:author="MURILO CARVALHO POVOA DA SILVA" w:date="2024-10-04T20:45:00Z"/>
              </w:rPr>
            </w:pPr>
            <w:del w:id="327" w:author="MURILO CARVALHO POVOA DA SILVA" w:date="2024-10-04T20:45:00Z">
              <w:r w:rsidDel="00F46DCB">
                <w:delText>Preenche endereço de origem.</w:delText>
              </w:r>
            </w:del>
          </w:p>
          <w:p w14:paraId="6794BC82" w14:textId="0862F181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28" w:author="MURILO CARVALHO POVOA DA SILVA" w:date="2024-10-04T20:45:00Z"/>
              </w:rPr>
            </w:pPr>
            <w:del w:id="329" w:author="MURILO CARVALHO POVOA DA SILVA" w:date="2024-10-04T20:45:00Z">
              <w:r w:rsidDel="00F46DCB">
                <w:delText>Preenche endereço de destino.</w:delText>
              </w:r>
            </w:del>
          </w:p>
          <w:p w14:paraId="5010B0A6" w14:textId="2A26BE25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30" w:author="MURILO CARVALHO POVOA DA SILVA" w:date="2024-10-04T20:45:00Z"/>
              </w:rPr>
            </w:pPr>
            <w:del w:id="331" w:author="MURILO CARVALHO POVOA DA SILVA" w:date="2024-10-04T20:45:00Z">
              <w:r w:rsidDel="00F46DCB">
                <w:delText>Insere peso e dimensões.</w:delText>
              </w:r>
            </w:del>
          </w:p>
          <w:p w14:paraId="2B55BFF3" w14:textId="20391D8C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32" w:author="MURILO CARVALHO POVOA DA SILVA" w:date="2024-10-04T20:45:00Z"/>
              </w:rPr>
            </w:pPr>
            <w:del w:id="333" w:author="MURILO CARVALHO POVOA DA SILVA" w:date="2024-10-04T20:45:00Z">
              <w:r w:rsidDel="00F46DCB">
                <w:delText>Seleciona tipo de serviço.</w:delText>
              </w:r>
            </w:del>
          </w:p>
          <w:p w14:paraId="13B1997C" w14:textId="11D1FFC0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34" w:author="MURILO CARVALHO POVOA DA SILVA" w:date="2024-10-04T20:45:00Z"/>
              </w:rPr>
            </w:pPr>
            <w:del w:id="335" w:author="MURILO CARVALHO POVOA DA SILVA" w:date="2024-10-04T20:45:00Z">
              <w:r w:rsidDel="00F46DCB">
                <w:delText>Revisar dados.</w:delText>
              </w:r>
            </w:del>
          </w:p>
          <w:p w14:paraId="1F59D31C" w14:textId="6C79A9A0" w:rsidR="00696457" w:rsidDel="00F46DCB" w:rsidRDefault="00696457" w:rsidP="00696457">
            <w:pPr>
              <w:pStyle w:val="PargrafodaLista"/>
              <w:numPr>
                <w:ilvl w:val="0"/>
                <w:numId w:val="47"/>
              </w:numPr>
              <w:rPr>
                <w:del w:id="336" w:author="MURILO CARVALHO POVOA DA SILVA" w:date="2024-10-04T20:45:00Z"/>
              </w:rPr>
            </w:pPr>
            <w:del w:id="337" w:author="MURILO CARVALHO POVOA DA SILVA" w:date="2024-10-04T20:45:00Z">
              <w:r w:rsidDel="00F46DCB">
                <w:delText>7. Clica em "Calcular Frete".</w:delText>
              </w:r>
            </w:del>
          </w:p>
        </w:tc>
      </w:tr>
      <w:tr w:rsidR="00696457" w:rsidDel="00F46DCB" w14:paraId="4B3E22CE" w14:textId="798C4117" w:rsidTr="00696457">
        <w:trPr>
          <w:trHeight w:val="283"/>
          <w:del w:id="33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DEA48" w14:textId="283522F4" w:rsidR="00696457" w:rsidDel="00F46DCB" w:rsidRDefault="00696457">
            <w:pPr>
              <w:rPr>
                <w:del w:id="339" w:author="MURILO CARVALHO POVOA DA SILVA" w:date="2024-10-04T20:45:00Z"/>
              </w:rPr>
            </w:pPr>
            <w:del w:id="340" w:author="MURILO CARVALHO POVOA DA SILVA" w:date="2024-10-04T20:45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1B309" w14:textId="78AF563C" w:rsidR="00696457" w:rsidDel="00F46DCB" w:rsidRDefault="00696457">
            <w:pPr>
              <w:rPr>
                <w:del w:id="341" w:author="MURILO CARVALHO POVOA DA SILVA" w:date="2024-10-04T20:45:00Z"/>
              </w:rPr>
            </w:pPr>
            <w:del w:id="342" w:author="MURILO CARVALHO POVOA DA SILVA" w:date="2024-10-04T20:45:00Z">
              <w:r w:rsidDel="00F46DCB">
                <w:delText>Dados de frete preenchidos e prontos para consulta</w:delText>
              </w:r>
            </w:del>
          </w:p>
        </w:tc>
      </w:tr>
    </w:tbl>
    <w:p w14:paraId="29CA1E11" w14:textId="77777777" w:rsidR="00696457" w:rsidDel="00F60455" w:rsidRDefault="00696457" w:rsidP="00696457">
      <w:pPr>
        <w:rPr>
          <w:del w:id="343" w:author="MURILO CARVALHO POVOA DA SILVA" w:date="2024-10-04T20:45:00Z"/>
        </w:rPr>
      </w:pPr>
    </w:p>
    <w:p w14:paraId="49F034DD" w14:textId="77777777" w:rsidR="00696457" w:rsidDel="00F60455" w:rsidRDefault="00696457" w:rsidP="00696457">
      <w:pPr>
        <w:rPr>
          <w:del w:id="344" w:author="MURILO CARVALHO POVOA DA SILVA" w:date="2024-10-04T20:45:00Z"/>
        </w:rPr>
      </w:pPr>
    </w:p>
    <w:p w14:paraId="1F28CF17" w14:textId="77777777" w:rsidR="00696457" w:rsidDel="00F60455" w:rsidRDefault="00696457" w:rsidP="00696457">
      <w:pPr>
        <w:rPr>
          <w:del w:id="345" w:author="MURILO CARVALHO POVOA DA SILVA" w:date="2024-10-04T20:45:00Z"/>
        </w:rPr>
      </w:pPr>
    </w:p>
    <w:p w14:paraId="7B9D5FCC" w14:textId="14AA14F5" w:rsidR="00696457" w:rsidDel="00F46DCB" w:rsidRDefault="00696457" w:rsidP="00696457">
      <w:pPr>
        <w:rPr>
          <w:del w:id="346" w:author="MURILO CARVALHO POVOA DA SILVA" w:date="2024-10-04T20:45:00Z"/>
        </w:rPr>
      </w:pPr>
    </w:p>
    <w:p w14:paraId="5F710906" w14:textId="5BF2A962" w:rsidR="00696457" w:rsidDel="00F46DCB" w:rsidRDefault="00696457" w:rsidP="00696457">
      <w:pPr>
        <w:rPr>
          <w:del w:id="347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:rsidDel="00F46DCB" w14:paraId="4418560D" w14:textId="65644D67" w:rsidTr="00696457">
        <w:trPr>
          <w:trHeight w:val="283"/>
          <w:del w:id="34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40506" w14:textId="7C4139E1" w:rsidR="00696457" w:rsidDel="00F46DCB" w:rsidRDefault="00696457">
            <w:pPr>
              <w:rPr>
                <w:del w:id="349" w:author="MURILO CARVALHO POVOA DA SILVA" w:date="2024-10-04T20:45:00Z"/>
              </w:rPr>
            </w:pPr>
            <w:del w:id="350" w:author="MURILO CARVALHO POVOA DA SILVA" w:date="2024-10-04T20:45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:rsidDel="00F46DCB" w14:paraId="268121D1" w14:textId="53963AC6">
              <w:trPr>
                <w:tblCellSpacing w:w="15" w:type="dxa"/>
                <w:del w:id="351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696457" w:rsidDel="00F46DCB" w14:paraId="2E5C2ECD" w14:textId="4C9A0B50">
                    <w:trPr>
                      <w:tblCellSpacing w:w="15" w:type="dxa"/>
                      <w:del w:id="352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13F1627E" w14:textId="27CF0907" w:rsidR="00696457" w:rsidDel="00F46DCB" w:rsidRDefault="00696457">
                        <w:pPr>
                          <w:jc w:val="left"/>
                          <w:rPr>
                            <w:del w:id="353" w:author="MURILO CARVALHO POVOA DA SILVA" w:date="2024-10-04T20:45:00Z"/>
                          </w:rPr>
                        </w:pPr>
                        <w:del w:id="354" w:author="MURILO CARVALHO POVOA DA SILVA" w:date="2024-10-04T20:45:00Z">
                          <w:r w:rsidDel="00F46DCB">
                            <w:delText>Validação das Informações do Frete</w:delText>
                          </w:r>
                        </w:del>
                      </w:p>
                    </w:tc>
                  </w:tr>
                </w:tbl>
                <w:p w14:paraId="217C3CB3" w14:textId="4CB0D7A0" w:rsidR="00696457" w:rsidDel="00F46DCB" w:rsidRDefault="00696457">
                  <w:pPr>
                    <w:jc w:val="left"/>
                    <w:rPr>
                      <w:del w:id="355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96457" w:rsidDel="00F46DCB" w14:paraId="20DA46A3" w14:textId="1D448DBC">
                    <w:trPr>
                      <w:tblCellSpacing w:w="15" w:type="dxa"/>
                      <w:hidden/>
                      <w:del w:id="356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36316AC8" w14:textId="374CED9E" w:rsidR="00696457" w:rsidDel="00F46DCB" w:rsidRDefault="00696457">
                        <w:pPr>
                          <w:rPr>
                            <w:del w:id="357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70D495BB" w14:textId="69FE15C6" w:rsidR="00696457" w:rsidDel="00F46DCB" w:rsidRDefault="00696457">
                  <w:pPr>
                    <w:rPr>
                      <w:del w:id="358" w:author="MURILO CARVALHO POVOA DA SILVA" w:date="2024-10-04T20:45:00Z"/>
                    </w:rPr>
                  </w:pPr>
                </w:p>
              </w:tc>
            </w:tr>
          </w:tbl>
          <w:p w14:paraId="42FB2492" w14:textId="4559A2B5" w:rsidR="00696457" w:rsidDel="00F46DCB" w:rsidRDefault="00696457">
            <w:pPr>
              <w:jc w:val="left"/>
              <w:rPr>
                <w:del w:id="359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:rsidDel="00F46DCB" w14:paraId="78F518E2" w14:textId="675C8B96">
              <w:trPr>
                <w:tblCellSpacing w:w="15" w:type="dxa"/>
                <w:hidden/>
                <w:del w:id="360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6C01E" w14:textId="1AC3DF5C" w:rsidR="00696457" w:rsidDel="00F46DCB" w:rsidRDefault="00696457">
                  <w:pPr>
                    <w:rPr>
                      <w:del w:id="361" w:author="MURILO CARVALHO POVOA DA SILVA" w:date="2024-10-04T20:45:00Z"/>
                      <w:vanish/>
                    </w:rPr>
                  </w:pPr>
                </w:p>
              </w:tc>
            </w:tr>
          </w:tbl>
          <w:p w14:paraId="6DC89C12" w14:textId="6463D80D" w:rsidR="00696457" w:rsidDel="00F46DCB" w:rsidRDefault="00696457">
            <w:pPr>
              <w:tabs>
                <w:tab w:val="left" w:pos="4780"/>
              </w:tabs>
              <w:rPr>
                <w:del w:id="362" w:author="MURILO CARVALHO POVOA DA SILVA" w:date="2024-10-04T20:45:00Z"/>
              </w:rPr>
            </w:pPr>
          </w:p>
        </w:tc>
      </w:tr>
      <w:tr w:rsidR="00696457" w:rsidDel="00F46DCB" w14:paraId="22F797D5" w14:textId="668C055A" w:rsidTr="00696457">
        <w:trPr>
          <w:trHeight w:val="273"/>
          <w:del w:id="363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9FFC5" w14:textId="44118109" w:rsidR="00696457" w:rsidDel="00F46DCB" w:rsidRDefault="00696457">
            <w:pPr>
              <w:rPr>
                <w:del w:id="364" w:author="MURILO CARVALHO POVOA DA SILVA" w:date="2024-10-04T20:45:00Z"/>
              </w:rPr>
            </w:pPr>
            <w:del w:id="365" w:author="MURILO CARVALHO POVOA DA SILVA" w:date="2024-10-04T20:45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61A9C" w14:textId="26E97DCE" w:rsidR="00696457" w:rsidDel="00F46DCB" w:rsidRDefault="00696457">
            <w:pPr>
              <w:rPr>
                <w:del w:id="366" w:author="MURILO CARVALHO POVOA DA SILVA" w:date="2024-10-04T20:45:00Z"/>
              </w:rPr>
            </w:pPr>
            <w:del w:id="367" w:author="MURILO CARVALHO POVOA DA SILVA" w:date="2024-10-04T20:45:00Z">
              <w:r w:rsidDel="00F46DCB">
                <w:delText>Requisição de validação</w:delText>
              </w:r>
            </w:del>
          </w:p>
        </w:tc>
      </w:tr>
      <w:tr w:rsidR="00696457" w:rsidDel="00F46DCB" w14:paraId="23DD2669" w14:textId="5E66C54A" w:rsidTr="00696457">
        <w:trPr>
          <w:trHeight w:val="1957"/>
          <w:del w:id="36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892F5" w14:textId="7BD25C08" w:rsidR="00696457" w:rsidDel="00F46DCB" w:rsidRDefault="00696457">
            <w:pPr>
              <w:rPr>
                <w:del w:id="369" w:author="MURILO CARVALHO POVOA DA SILVA" w:date="2024-10-04T20:45:00Z"/>
              </w:rPr>
            </w:pPr>
            <w:del w:id="370" w:author="MURILO CARVALHO POVOA DA SILVA" w:date="2024-10-04T20:45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A8CE9" w14:textId="1F6F2346" w:rsidR="00696457" w:rsidDel="00F46DCB" w:rsidRDefault="00696457" w:rsidP="00696457">
            <w:pPr>
              <w:pStyle w:val="PargrafodaLista"/>
              <w:numPr>
                <w:ilvl w:val="0"/>
                <w:numId w:val="45"/>
              </w:numPr>
              <w:rPr>
                <w:del w:id="371" w:author="MURILO CARVALHO POVOA DA SILVA" w:date="2024-10-04T20:45:00Z"/>
              </w:rPr>
            </w:pPr>
            <w:del w:id="372" w:author="MURILO CARVALHO POVOA DA SILVA" w:date="2024-10-04T20:45:00Z">
              <w:r w:rsidDel="00F46DCB">
                <w:delText xml:space="preserve">Inicia a validação </w:delText>
              </w:r>
              <w:commentRangeStart w:id="373"/>
              <w:r w:rsidDel="00F46DCB">
                <w:delText>ao calcular a cotação.</w:delText>
              </w:r>
              <w:commentRangeEnd w:id="373"/>
              <w:r w:rsidR="00962D99" w:rsidDel="00F46DCB">
                <w:rPr>
                  <w:rStyle w:val="Refdecomentrio"/>
                </w:rPr>
                <w:commentReference w:id="373"/>
              </w:r>
            </w:del>
          </w:p>
          <w:p w14:paraId="497C7A32" w14:textId="3EC69F12" w:rsidR="00696457" w:rsidDel="00F46DCB" w:rsidRDefault="00696457" w:rsidP="00696457">
            <w:pPr>
              <w:pStyle w:val="PargrafodaLista"/>
              <w:numPr>
                <w:ilvl w:val="0"/>
                <w:numId w:val="45"/>
              </w:numPr>
              <w:rPr>
                <w:del w:id="374" w:author="MURILO CARVALHO POVOA DA SILVA" w:date="2024-10-04T20:45:00Z"/>
              </w:rPr>
            </w:pPr>
            <w:del w:id="375" w:author="MURILO CARVALHO POVOA DA SILVA" w:date="2024-10-04T20:45:00Z">
              <w:r w:rsidDel="00F46DCB">
                <w:delText>Envia requisições para as APIs.</w:delText>
              </w:r>
            </w:del>
          </w:p>
          <w:p w14:paraId="4768A8CE" w14:textId="4BF91841" w:rsidR="00696457" w:rsidDel="00F46DCB" w:rsidRDefault="00696457" w:rsidP="00696457">
            <w:pPr>
              <w:pStyle w:val="PargrafodaLista"/>
              <w:numPr>
                <w:ilvl w:val="0"/>
                <w:numId w:val="45"/>
              </w:numPr>
              <w:rPr>
                <w:del w:id="376" w:author="MURILO CARVALHO POVOA DA SILVA" w:date="2024-10-04T20:45:00Z"/>
              </w:rPr>
            </w:pPr>
            <w:del w:id="377" w:author="MURILO CARVALHO POVOA DA SILVA" w:date="2024-10-04T20:45:00Z">
              <w:r w:rsidDel="00F46DCB">
                <w:delText>Recebe informações sobre preços e prazos.</w:delText>
              </w:r>
            </w:del>
          </w:p>
          <w:p w14:paraId="1520BC1B" w14:textId="4882D65F" w:rsidR="00696457" w:rsidDel="00F46DCB" w:rsidRDefault="00696457" w:rsidP="00696457">
            <w:pPr>
              <w:pStyle w:val="PargrafodaLista"/>
              <w:numPr>
                <w:ilvl w:val="0"/>
                <w:numId w:val="45"/>
              </w:numPr>
              <w:rPr>
                <w:del w:id="378" w:author="MURILO CARVALHO POVOA DA SILVA" w:date="2024-10-04T20:45:00Z"/>
              </w:rPr>
            </w:pPr>
            <w:del w:id="379" w:author="MURILO CARVALHO POVOA DA SILVA" w:date="2024-10-04T20:45:00Z">
              <w:r w:rsidDel="00F46DCB">
                <w:delText>4. Verifica consistência e validade dos dados.</w:delText>
              </w:r>
            </w:del>
          </w:p>
        </w:tc>
      </w:tr>
      <w:tr w:rsidR="00696457" w:rsidDel="00F46DCB" w14:paraId="1D63E581" w14:textId="1D64FC01" w:rsidTr="00696457">
        <w:trPr>
          <w:trHeight w:val="283"/>
          <w:del w:id="380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7525F" w14:textId="7B349583" w:rsidR="00696457" w:rsidDel="00F46DCB" w:rsidRDefault="00696457">
            <w:pPr>
              <w:rPr>
                <w:del w:id="381" w:author="MURILO CARVALHO POVOA DA SILVA" w:date="2024-10-04T20:45:00Z"/>
              </w:rPr>
            </w:pPr>
            <w:del w:id="382" w:author="MURILO CARVALHO POVOA DA SILVA" w:date="2024-10-04T20:45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00A9B" w14:textId="05AEC916" w:rsidR="00696457" w:rsidDel="00F46DCB" w:rsidRDefault="00696457">
            <w:pPr>
              <w:rPr>
                <w:del w:id="383" w:author="MURILO CARVALHO POVOA DA SILVA" w:date="2024-10-04T20:45:00Z"/>
              </w:rPr>
            </w:pPr>
            <w:del w:id="384" w:author="MURILO CARVALHO POVOA DA SILVA" w:date="2024-10-04T20:45:00Z">
              <w:r w:rsidDel="00F46DCB">
                <w:delText>Validação bem-sucedida das informações de frete</w:delText>
              </w:r>
            </w:del>
          </w:p>
        </w:tc>
      </w:tr>
    </w:tbl>
    <w:p w14:paraId="1C684FD2" w14:textId="46246FE1" w:rsidR="00696457" w:rsidDel="00F46DCB" w:rsidRDefault="00696457" w:rsidP="00696457">
      <w:pPr>
        <w:rPr>
          <w:del w:id="385" w:author="MURILO CARVALHO POVOA DA SILVA" w:date="2024-10-04T20:45:00Z"/>
        </w:rPr>
      </w:pPr>
    </w:p>
    <w:p w14:paraId="68CAE97A" w14:textId="7EE4E972" w:rsidR="00696457" w:rsidDel="00F46DCB" w:rsidRDefault="00696457" w:rsidP="00696457">
      <w:pPr>
        <w:rPr>
          <w:del w:id="386" w:author="MURILO CARVALHO POVOA DA SILVA" w:date="2024-10-04T20:45:00Z"/>
        </w:rPr>
      </w:pPr>
    </w:p>
    <w:p w14:paraId="4B6BE462" w14:textId="2EDCAB08" w:rsidR="00696457" w:rsidDel="00F46DCB" w:rsidRDefault="00696457" w:rsidP="00696457">
      <w:pPr>
        <w:rPr>
          <w:del w:id="387" w:author="MURILO CARVALHO POVOA DA SILVA" w:date="2024-10-04T20:45:00Z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696457" w:rsidDel="00F46DCB" w14:paraId="7146F93C" w14:textId="3132AA94" w:rsidTr="00696457">
        <w:trPr>
          <w:trHeight w:val="283"/>
          <w:del w:id="38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54F22" w14:textId="4F988F8A" w:rsidR="00696457" w:rsidDel="00F46DCB" w:rsidRDefault="00696457">
            <w:pPr>
              <w:rPr>
                <w:del w:id="389" w:author="MURILO CARVALHO POVOA DA SILVA" w:date="2024-10-04T20:45:00Z"/>
              </w:rPr>
            </w:pPr>
            <w:del w:id="390" w:author="MURILO CARVALHO POVOA DA SILVA" w:date="2024-10-04T20:45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3436"/>
            </w:tblGrid>
            <w:tr w:rsidR="00696457" w:rsidDel="00F46DCB" w14:paraId="18D9E34C" w14:textId="4C941D7A">
              <w:trPr>
                <w:tblCellSpacing w:w="15" w:type="dxa"/>
                <w:del w:id="391" w:author="MURILO CARVALHO POVOA DA SILVA" w:date="2024-10-04T20:45:00Z"/>
              </w:trPr>
              <w:tc>
                <w:tcPr>
                  <w:tcW w:w="337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556"/>
                  </w:tblGrid>
                  <w:tr w:rsidR="00696457" w:rsidDel="00F46DCB" w14:paraId="1EA4B25D" w14:textId="62B72724">
                    <w:trPr>
                      <w:tblCellSpacing w:w="15" w:type="dxa"/>
                      <w:del w:id="392" w:author="MURILO CARVALHO POVOA DA SILVA" w:date="2024-10-04T20:45:00Z"/>
                    </w:trPr>
                    <w:tc>
                      <w:tcPr>
                        <w:tcW w:w="349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622"/>
                        </w:tblGrid>
                        <w:tr w:rsidR="00696457" w:rsidDel="00F46DCB" w14:paraId="1BED567B" w14:textId="01AF3C1D">
                          <w:trPr>
                            <w:tblCellSpacing w:w="15" w:type="dxa"/>
                            <w:del w:id="393" w:author="MURILO CARVALHO POVOA DA SILVA" w:date="2024-10-04T20:45:00Z"/>
                          </w:trPr>
                          <w:tc>
                            <w:tcPr>
                              <w:tcW w:w="3562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0359826E" w14:textId="44FB8F24" w:rsidR="00696457" w:rsidDel="00F46DCB" w:rsidRDefault="00696457">
                              <w:pPr>
                                <w:jc w:val="left"/>
                                <w:rPr>
                                  <w:del w:id="394" w:author="MURILO CARVALHO POVOA DA SILVA" w:date="2024-10-04T20:45:00Z"/>
                                </w:rPr>
                              </w:pPr>
                              <w:del w:id="395" w:author="MURILO CARVALHO POVOA DA SILVA" w:date="2024-10-04T20:45:00Z">
                                <w:r w:rsidDel="00F46DCB">
                                  <w:delText>Exibição de Informações sobre Frete</w:delText>
                                </w:r>
                              </w:del>
                            </w:p>
                          </w:tc>
                        </w:tr>
                      </w:tbl>
                      <w:p w14:paraId="7B1B8013" w14:textId="3AA1C475" w:rsidR="00696457" w:rsidDel="00F46DCB" w:rsidRDefault="00696457">
                        <w:pPr>
                          <w:jc w:val="left"/>
                          <w:rPr>
                            <w:del w:id="396" w:author="MURILO CARVALHO POVOA DA SILVA" w:date="2024-10-04T20:45:00Z"/>
                            <w:vanish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696457" w:rsidDel="00F46DCB" w14:paraId="4114877D" w14:textId="26D47FC5">
                          <w:trPr>
                            <w:tblCellSpacing w:w="15" w:type="dxa"/>
                            <w:hidden/>
                            <w:del w:id="397" w:author="MURILO CARVALHO POVOA DA SILVA" w:date="2024-10-04T20:45:00Z"/>
                          </w:trPr>
                          <w:tc>
                            <w:tcPr>
                              <w:tcW w:w="36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690D5F79" w14:textId="6AFA7E84" w:rsidR="00696457" w:rsidDel="00F46DCB" w:rsidRDefault="00696457">
                              <w:pPr>
                                <w:rPr>
                                  <w:del w:id="398" w:author="MURILO CARVALHO POVOA DA SILVA" w:date="2024-10-04T20:45:00Z"/>
                                  <w:vanish/>
                                </w:rPr>
                              </w:pPr>
                            </w:p>
                          </w:tc>
                        </w:tr>
                      </w:tbl>
                      <w:p w14:paraId="4B9E9AC7" w14:textId="41367F1C" w:rsidR="00696457" w:rsidDel="00F46DCB" w:rsidRDefault="00696457">
                        <w:pPr>
                          <w:rPr>
                            <w:del w:id="399" w:author="MURILO CARVALHO POVOA DA SILVA" w:date="2024-10-04T20:45:00Z"/>
                          </w:rPr>
                        </w:pPr>
                      </w:p>
                    </w:tc>
                  </w:tr>
                </w:tbl>
                <w:p w14:paraId="2F5B6D1B" w14:textId="27658558" w:rsidR="00696457" w:rsidDel="00F46DCB" w:rsidRDefault="00696457">
                  <w:pPr>
                    <w:jc w:val="left"/>
                    <w:rPr>
                      <w:del w:id="400" w:author="MURILO CARVALHO POVOA DA SILVA" w:date="2024-10-04T20:45:00Z"/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96457" w:rsidDel="00F46DCB" w14:paraId="73717902" w14:textId="69A7995E">
                    <w:trPr>
                      <w:tblCellSpacing w:w="15" w:type="dxa"/>
                      <w:hidden/>
                      <w:del w:id="401" w:author="MURILO CARVALHO POVOA DA SILVA" w:date="2024-10-04T20:45:00Z"/>
                    </w:trPr>
                    <w:tc>
                      <w:tcPr>
                        <w:tcW w:w="36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61757E0C" w14:textId="7CB93EB5" w:rsidR="00696457" w:rsidDel="00F46DCB" w:rsidRDefault="00696457">
                        <w:pPr>
                          <w:rPr>
                            <w:del w:id="402" w:author="MURILO CARVALHO POVOA DA SILVA" w:date="2024-10-04T20:45:00Z"/>
                            <w:vanish/>
                          </w:rPr>
                        </w:pPr>
                      </w:p>
                    </w:tc>
                  </w:tr>
                </w:tbl>
                <w:p w14:paraId="633C3C15" w14:textId="5DB38F7A" w:rsidR="00696457" w:rsidDel="00F46DCB" w:rsidRDefault="00696457">
                  <w:pPr>
                    <w:rPr>
                      <w:del w:id="403" w:author="MURILO CARVALHO POVOA DA SILVA" w:date="2024-10-04T20:45:00Z"/>
                    </w:rPr>
                  </w:pPr>
                </w:p>
              </w:tc>
            </w:tr>
          </w:tbl>
          <w:p w14:paraId="79F1A323" w14:textId="693BA936" w:rsidR="00696457" w:rsidDel="00F46DCB" w:rsidRDefault="00696457">
            <w:pPr>
              <w:jc w:val="left"/>
              <w:rPr>
                <w:del w:id="404" w:author="MURILO CARVALHO POVOA DA SILVA" w:date="2024-10-04T20:45:00Z"/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Look w:val="04A0" w:firstRow="1" w:lastRow="0" w:firstColumn="1" w:lastColumn="0" w:noHBand="0" w:noVBand="1"/>
            </w:tblPr>
            <w:tblGrid>
              <w:gridCol w:w="110"/>
            </w:tblGrid>
            <w:tr w:rsidR="00696457" w:rsidDel="00F46DCB" w14:paraId="6617957F" w14:textId="507B73E8">
              <w:trPr>
                <w:tblCellSpacing w:w="15" w:type="dxa"/>
                <w:hidden/>
                <w:del w:id="405" w:author="MURILO CARVALHO POVOA DA SILVA" w:date="2024-10-04T20:45:00Z"/>
              </w:trPr>
              <w:tc>
                <w:tcPr>
                  <w:tcW w:w="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60C6F53" w14:textId="30D758EE" w:rsidR="00696457" w:rsidDel="00F46DCB" w:rsidRDefault="00696457">
                  <w:pPr>
                    <w:rPr>
                      <w:del w:id="406" w:author="MURILO CARVALHO POVOA DA SILVA" w:date="2024-10-04T20:45:00Z"/>
                      <w:vanish/>
                    </w:rPr>
                  </w:pPr>
                </w:p>
              </w:tc>
            </w:tr>
          </w:tbl>
          <w:p w14:paraId="31CF1AE1" w14:textId="2B1A7621" w:rsidR="00696457" w:rsidDel="00F46DCB" w:rsidRDefault="00696457">
            <w:pPr>
              <w:tabs>
                <w:tab w:val="left" w:pos="4780"/>
              </w:tabs>
              <w:rPr>
                <w:del w:id="407" w:author="MURILO CARVALHO POVOA DA SILVA" w:date="2024-10-04T20:45:00Z"/>
              </w:rPr>
            </w:pPr>
          </w:p>
        </w:tc>
      </w:tr>
      <w:tr w:rsidR="00696457" w:rsidDel="00F46DCB" w14:paraId="2334B183" w14:textId="2257E561" w:rsidTr="00696457">
        <w:trPr>
          <w:trHeight w:val="273"/>
          <w:del w:id="408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46849" w14:textId="05E98B3D" w:rsidR="00696457" w:rsidDel="00F46DCB" w:rsidRDefault="00696457">
            <w:pPr>
              <w:rPr>
                <w:del w:id="409" w:author="MURILO CARVALHO POVOA DA SILVA" w:date="2024-10-04T20:45:00Z"/>
              </w:rPr>
            </w:pPr>
            <w:del w:id="410" w:author="MURILO CARVALHO POVOA DA SILVA" w:date="2024-10-04T20:45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18B2A" w14:textId="73D08A55" w:rsidR="00696457" w:rsidDel="00F46DCB" w:rsidRDefault="00696457">
            <w:pPr>
              <w:rPr>
                <w:del w:id="411" w:author="MURILO CARVALHO POVOA DA SILVA" w:date="2024-10-04T20:45:00Z"/>
              </w:rPr>
            </w:pPr>
            <w:del w:id="412" w:author="MURILO CARVALHO POVOA DA SILVA" w:date="2024-10-04T20:45:00Z">
              <w:r w:rsidDel="00F46DCB">
                <w:delText>- Resultados das APIs de transporte</w:delText>
              </w:r>
            </w:del>
          </w:p>
        </w:tc>
      </w:tr>
      <w:tr w:rsidR="00696457" w:rsidDel="00F46DCB" w14:paraId="1DCABA56" w14:textId="54A6F93A" w:rsidTr="00696457">
        <w:trPr>
          <w:trHeight w:val="1957"/>
          <w:del w:id="413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AAD9B" w14:textId="354DD40D" w:rsidR="00696457" w:rsidDel="00F46DCB" w:rsidRDefault="00696457">
            <w:pPr>
              <w:rPr>
                <w:del w:id="414" w:author="MURILO CARVALHO POVOA DA SILVA" w:date="2024-10-04T20:45:00Z"/>
              </w:rPr>
            </w:pPr>
            <w:del w:id="415" w:author="MURILO CARVALHO POVOA DA SILVA" w:date="2024-10-04T20:45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2E3EE" w14:textId="6DFDB2F4" w:rsidR="00696457" w:rsidDel="00F46DCB" w:rsidRDefault="00696457" w:rsidP="00696457">
            <w:pPr>
              <w:pStyle w:val="PargrafodaLista"/>
              <w:numPr>
                <w:ilvl w:val="0"/>
                <w:numId w:val="43"/>
              </w:numPr>
              <w:rPr>
                <w:del w:id="416" w:author="MURILO CARVALHO POVOA DA SILVA" w:date="2024-10-04T20:45:00Z"/>
              </w:rPr>
            </w:pPr>
            <w:del w:id="417" w:author="MURILO CARVALHO POVOA DA SILVA" w:date="2024-10-04T20:45:00Z">
              <w:r w:rsidDel="00F46DCB">
                <w:delText>Compila os dados recebidos.</w:delText>
              </w:r>
            </w:del>
          </w:p>
          <w:p w14:paraId="615F0C62" w14:textId="4CB672F9" w:rsidR="00696457" w:rsidDel="00F46DCB" w:rsidRDefault="00696457" w:rsidP="00696457">
            <w:pPr>
              <w:pStyle w:val="PargrafodaLista"/>
              <w:numPr>
                <w:ilvl w:val="0"/>
                <w:numId w:val="43"/>
              </w:numPr>
              <w:rPr>
                <w:del w:id="418" w:author="MURILO CARVALHO POVOA DA SILVA" w:date="2024-10-04T20:45:00Z"/>
              </w:rPr>
            </w:pPr>
            <w:del w:id="419" w:author="MURILO CARVALHO POVOA DA SILVA" w:date="2024-10-04T20:45:00Z">
              <w:r w:rsidDel="00F46DCB">
                <w:delText>Exibe informações de preço e prazo na interface.</w:delText>
              </w:r>
            </w:del>
          </w:p>
          <w:p w14:paraId="166AED29" w14:textId="6B2A8B71" w:rsidR="00696457" w:rsidDel="00F46DCB" w:rsidRDefault="00696457" w:rsidP="00696457">
            <w:pPr>
              <w:pStyle w:val="PargrafodaLista"/>
              <w:numPr>
                <w:ilvl w:val="0"/>
                <w:numId w:val="43"/>
              </w:numPr>
              <w:rPr>
                <w:del w:id="420" w:author="MURILO CARVALHO POVOA DA SILVA" w:date="2024-10-04T20:45:00Z"/>
              </w:rPr>
            </w:pPr>
            <w:del w:id="421" w:author="MURILO CARVALHO POVOA DA SILVA" w:date="2024-10-04T20:45:00Z">
              <w:r w:rsidDel="00F46DCB">
                <w:delText>Usuário visualiza opções, incluindo transportadora, preço e prazo.</w:delText>
              </w:r>
            </w:del>
          </w:p>
          <w:p w14:paraId="1F190468" w14:textId="258E06C8" w:rsidR="00696457" w:rsidDel="00F46DCB" w:rsidRDefault="00696457" w:rsidP="00696457">
            <w:pPr>
              <w:pStyle w:val="PargrafodaLista"/>
              <w:numPr>
                <w:ilvl w:val="0"/>
                <w:numId w:val="43"/>
              </w:numPr>
              <w:rPr>
                <w:del w:id="422" w:author="MURILO CARVALHO POVOA DA SILVA" w:date="2024-10-04T20:45:00Z"/>
              </w:rPr>
            </w:pPr>
            <w:del w:id="423" w:author="MURILO CARVALHO POVOA DA SILVA" w:date="2024-10-04T20:45:00Z">
              <w:r w:rsidDel="00F46DCB">
                <w:delText>Pode escolher uma opção.</w:delText>
              </w:r>
            </w:del>
          </w:p>
        </w:tc>
      </w:tr>
      <w:tr w:rsidR="00696457" w:rsidDel="00F46DCB" w14:paraId="63C445FB" w14:textId="06E754A8" w:rsidTr="00696457">
        <w:trPr>
          <w:trHeight w:val="283"/>
          <w:del w:id="424" w:author="MURILO CARVALHO POVOA DA SILVA" w:date="2024-10-04T20:45:00Z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B43B2" w14:textId="29649432" w:rsidR="00696457" w:rsidDel="00F46DCB" w:rsidRDefault="00696457">
            <w:pPr>
              <w:rPr>
                <w:del w:id="425" w:author="MURILO CARVALHO POVOA DA SILVA" w:date="2024-10-04T20:45:00Z"/>
              </w:rPr>
            </w:pPr>
            <w:del w:id="426" w:author="MURILO CARVALHO POVOA DA SILVA" w:date="2024-10-04T20:45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0BDF6" w14:textId="224D3497" w:rsidR="00696457" w:rsidDel="00F46DCB" w:rsidRDefault="00696457">
            <w:pPr>
              <w:rPr>
                <w:del w:id="427" w:author="MURILO CARVALHO POVOA DA SILVA" w:date="2024-10-04T20:45:00Z"/>
              </w:rPr>
            </w:pPr>
            <w:del w:id="428" w:author="MURILO CARVALHO POVOA DA SILVA" w:date="2024-10-04T20:45:00Z">
              <w:r w:rsidDel="00F46DCB">
                <w:delText>Opções prontas para seleção</w:delText>
              </w:r>
            </w:del>
          </w:p>
        </w:tc>
      </w:tr>
    </w:tbl>
    <w:p w14:paraId="799C87F0" w14:textId="0518094A" w:rsidR="00696457" w:rsidRDefault="00696457">
      <w:pPr>
        <w:jc w:val="center"/>
      </w:pPr>
    </w:p>
    <w:p w14:paraId="77A2A418" w14:textId="77777777" w:rsidR="00696457" w:rsidRDefault="00696457">
      <w:pPr>
        <w:jc w:val="center"/>
      </w:pPr>
    </w:p>
    <w:p w14:paraId="653FF32E" w14:textId="1F35847F" w:rsidR="00F738CA" w:rsidRDefault="00926B5E">
      <w:pPr>
        <w:jc w:val="center"/>
      </w:pPr>
      <w:r w:rsidRPr="00926B5E">
        <w:drawing>
          <wp:inline distT="0" distB="0" distL="0" distR="0" wp14:anchorId="3511A57F" wp14:editId="11481E7B">
            <wp:extent cx="4787660" cy="2587268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6705" cy="25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29"/>
      <w:commentRangeEnd w:id="429"/>
      <w:r w:rsidR="00B27ED1">
        <w:rPr>
          <w:rStyle w:val="Refdecomentrio"/>
        </w:rPr>
        <w:commentReference w:id="429"/>
      </w:r>
    </w:p>
    <w:p w14:paraId="6CB90A6B" w14:textId="77777777" w:rsidR="00696457" w:rsidRDefault="00696457">
      <w:pPr>
        <w:jc w:val="center"/>
      </w:pPr>
    </w:p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5DAAC6BB" w14:textId="77777777" w:rsidTr="00E00834">
        <w:tc>
          <w:tcPr>
            <w:tcW w:w="3227" w:type="dxa"/>
          </w:tcPr>
          <w:p w14:paraId="3A9ACA87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5F58686B" w14:textId="004A9AA3" w:rsidR="00696457" w:rsidRDefault="00696457" w:rsidP="00E00834">
            <w:r>
              <w:t xml:space="preserve">Acessar </w:t>
            </w:r>
            <w:proofErr w:type="spellStart"/>
            <w:r>
              <w:t>Frete</w:t>
            </w:r>
            <w:r w:rsidR="00926B5E">
              <w:t>C</w:t>
            </w:r>
            <w:r>
              <w:t>heck</w:t>
            </w:r>
            <w:proofErr w:type="spellEnd"/>
            <w:r w:rsidR="00B27ED1">
              <w:t xml:space="preserve"> na seção de </w:t>
            </w:r>
            <w:r>
              <w:t>acompanhar encomenda.</w:t>
            </w:r>
          </w:p>
        </w:tc>
      </w:tr>
      <w:tr w:rsidR="00696457" w14:paraId="0D5FED11" w14:textId="77777777" w:rsidTr="00E00834">
        <w:tc>
          <w:tcPr>
            <w:tcW w:w="3227" w:type="dxa"/>
          </w:tcPr>
          <w:p w14:paraId="7B96E96B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6785A6E1" w14:textId="3F590175" w:rsidR="00696457" w:rsidRDefault="00696457" w:rsidP="00E00834">
            <w:r>
              <w:t>Login do Cliente</w:t>
            </w:r>
          </w:p>
        </w:tc>
      </w:tr>
      <w:tr w:rsidR="00696457" w14:paraId="085C9DFE" w14:textId="77777777" w:rsidTr="00E00834">
        <w:tc>
          <w:tcPr>
            <w:tcW w:w="3227" w:type="dxa"/>
          </w:tcPr>
          <w:p w14:paraId="34166B29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5D9C755E" w14:textId="77777777" w:rsidR="00696457" w:rsidRDefault="00696457" w:rsidP="00E00834">
            <w:pPr>
              <w:numPr>
                <w:ilvl w:val="0"/>
                <w:numId w:val="6"/>
              </w:numPr>
            </w:pPr>
            <w:r>
              <w:t>Cliente acessa plataforma</w:t>
            </w:r>
          </w:p>
          <w:p w14:paraId="1F9BDE7E" w14:textId="77777777" w:rsidR="00696457" w:rsidRDefault="00696457" w:rsidP="00E00834">
            <w:pPr>
              <w:numPr>
                <w:ilvl w:val="0"/>
                <w:numId w:val="6"/>
              </w:numPr>
            </w:pPr>
            <w:r>
              <w:t>Cliente vai até a seção de encomendas</w:t>
            </w:r>
          </w:p>
          <w:p w14:paraId="5B19D065" w14:textId="73A52E3C" w:rsidR="00696457" w:rsidRDefault="00696457" w:rsidP="00E00834">
            <w:pPr>
              <w:numPr>
                <w:ilvl w:val="0"/>
                <w:numId w:val="6"/>
              </w:numPr>
            </w:pPr>
            <w:r>
              <w:t>Cliente visualiza o status atual da encomenda.</w:t>
            </w:r>
          </w:p>
        </w:tc>
      </w:tr>
      <w:tr w:rsidR="00696457" w14:paraId="02533981" w14:textId="77777777" w:rsidTr="00E00834">
        <w:tc>
          <w:tcPr>
            <w:tcW w:w="3227" w:type="dxa"/>
          </w:tcPr>
          <w:p w14:paraId="6425D0F1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19CDAC2F" w14:textId="55E799FB" w:rsidR="00696457" w:rsidRDefault="00696457" w:rsidP="00E00834"/>
        </w:tc>
      </w:tr>
    </w:tbl>
    <w:p w14:paraId="616111D6" w14:textId="4E6F2B30" w:rsidR="00F738CA" w:rsidRDefault="00F738CA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6DDCB11F" w14:textId="77777777" w:rsidTr="00E00834">
        <w:tc>
          <w:tcPr>
            <w:tcW w:w="3227" w:type="dxa"/>
          </w:tcPr>
          <w:p w14:paraId="2898F100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0E625828" w14:textId="4C7790CB" w:rsidR="00696457" w:rsidRDefault="00696457" w:rsidP="00E00834">
            <w:r>
              <w:t>Informa as encomendas ativas</w:t>
            </w:r>
          </w:p>
        </w:tc>
      </w:tr>
      <w:tr w:rsidR="00696457" w14:paraId="5148C0C6" w14:textId="77777777" w:rsidTr="00E00834">
        <w:tc>
          <w:tcPr>
            <w:tcW w:w="3227" w:type="dxa"/>
          </w:tcPr>
          <w:p w14:paraId="4683F41D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4F38CE22" w14:textId="683AAFF1" w:rsidR="00696457" w:rsidRDefault="00696457" w:rsidP="00E00834">
            <w:r>
              <w:t>Status da encomenda.</w:t>
            </w:r>
          </w:p>
        </w:tc>
      </w:tr>
      <w:tr w:rsidR="00696457" w14:paraId="70103A69" w14:textId="77777777" w:rsidTr="00E00834">
        <w:tc>
          <w:tcPr>
            <w:tcW w:w="3227" w:type="dxa"/>
          </w:tcPr>
          <w:p w14:paraId="6F183E46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6BBDEBE9" w14:textId="0AAA3E9B" w:rsidR="00696457" w:rsidRDefault="00696457" w:rsidP="00696457">
            <w:pPr>
              <w:numPr>
                <w:ilvl w:val="0"/>
                <w:numId w:val="6"/>
              </w:numPr>
            </w:pPr>
            <w:proofErr w:type="spellStart"/>
            <w:r>
              <w:t>Fretecheck</w:t>
            </w:r>
            <w:proofErr w:type="spellEnd"/>
            <w:r>
              <w:t xml:space="preserve"> mostra as informações das encomendas em andamento.</w:t>
            </w:r>
          </w:p>
        </w:tc>
      </w:tr>
      <w:tr w:rsidR="00696457" w14:paraId="10EBF4D5" w14:textId="77777777" w:rsidTr="00E00834">
        <w:tc>
          <w:tcPr>
            <w:tcW w:w="3227" w:type="dxa"/>
          </w:tcPr>
          <w:p w14:paraId="399DB638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726467B8" w14:textId="1DA43B40" w:rsidR="00696457" w:rsidRDefault="00696457" w:rsidP="00E00834">
            <w:r>
              <w:t>Lista de encomendas.</w:t>
            </w:r>
          </w:p>
        </w:tc>
      </w:tr>
    </w:tbl>
    <w:p w14:paraId="19D8AE07" w14:textId="2075AE58" w:rsidR="00696457" w:rsidRDefault="00696457"/>
    <w:p w14:paraId="5DAE1F4A" w14:textId="77777777" w:rsidR="00926B5E" w:rsidRDefault="00926B5E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5CA9E235" w14:textId="77777777" w:rsidTr="00E00834">
        <w:tc>
          <w:tcPr>
            <w:tcW w:w="3227" w:type="dxa"/>
          </w:tcPr>
          <w:p w14:paraId="42BDB639" w14:textId="77777777" w:rsidR="00696457" w:rsidRDefault="00696457" w:rsidP="00E00834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03047284" w14:textId="3DF5C903" w:rsidR="00696457" w:rsidRDefault="00696457" w:rsidP="00E00834">
            <w:r>
              <w:t>Selecione uma encomenda.</w:t>
            </w:r>
          </w:p>
        </w:tc>
      </w:tr>
      <w:tr w:rsidR="00696457" w14:paraId="1807A667" w14:textId="77777777" w:rsidTr="00E00834">
        <w:tc>
          <w:tcPr>
            <w:tcW w:w="3227" w:type="dxa"/>
          </w:tcPr>
          <w:p w14:paraId="7C57E431" w14:textId="77777777" w:rsidR="00696457" w:rsidRDefault="00696457" w:rsidP="00E00834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52DA33F2" w14:textId="315EE251" w:rsidR="00696457" w:rsidRDefault="00696457" w:rsidP="00E00834">
            <w:r>
              <w:t>Lista de encomendas.</w:t>
            </w:r>
          </w:p>
        </w:tc>
      </w:tr>
      <w:tr w:rsidR="00696457" w14:paraId="66AC1FE7" w14:textId="77777777" w:rsidTr="00E00834">
        <w:tc>
          <w:tcPr>
            <w:tcW w:w="3227" w:type="dxa"/>
          </w:tcPr>
          <w:p w14:paraId="78878EF0" w14:textId="77777777" w:rsidR="00696457" w:rsidRDefault="00696457" w:rsidP="00E00834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03837F02" w14:textId="16EADD53" w:rsidR="00696457" w:rsidRDefault="00696457" w:rsidP="00E00834">
            <w:pPr>
              <w:numPr>
                <w:ilvl w:val="0"/>
                <w:numId w:val="6"/>
              </w:numPr>
            </w:pPr>
            <w:r>
              <w:t>Cliente seleciona encomenda dentre a lista.</w:t>
            </w:r>
          </w:p>
        </w:tc>
      </w:tr>
      <w:tr w:rsidR="00696457" w14:paraId="35C8C2C5" w14:textId="77777777" w:rsidTr="00E00834">
        <w:tc>
          <w:tcPr>
            <w:tcW w:w="3227" w:type="dxa"/>
          </w:tcPr>
          <w:p w14:paraId="7450D940" w14:textId="77777777" w:rsidR="00696457" w:rsidRDefault="00696457" w:rsidP="00E00834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CAB6183" w14:textId="7D58B175" w:rsidR="00696457" w:rsidRDefault="00696457" w:rsidP="00E00834">
            <w:r>
              <w:t>Encomenda selecionada.</w:t>
            </w:r>
          </w:p>
        </w:tc>
      </w:tr>
    </w:tbl>
    <w:p w14:paraId="63F62EAF" w14:textId="77777777" w:rsidR="00F738CA" w:rsidRDefault="00F738CA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696457" w14:paraId="669AF17A" w14:textId="77777777" w:rsidTr="00696457">
        <w:tc>
          <w:tcPr>
            <w:tcW w:w="3227" w:type="dxa"/>
          </w:tcPr>
          <w:p w14:paraId="2A4307D0" w14:textId="77777777" w:rsidR="00696457" w:rsidRDefault="00696457" w:rsidP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5CE11247" w14:textId="0C8C8165" w:rsidR="00696457" w:rsidRDefault="00696457" w:rsidP="00696457">
            <w:r>
              <w:t>Consultar API da transportadora.</w:t>
            </w:r>
          </w:p>
        </w:tc>
      </w:tr>
      <w:tr w:rsidR="00696457" w14:paraId="15201DAF" w14:textId="77777777" w:rsidTr="00696457">
        <w:tc>
          <w:tcPr>
            <w:tcW w:w="3227" w:type="dxa"/>
          </w:tcPr>
          <w:p w14:paraId="612EBB12" w14:textId="77777777" w:rsidR="00696457" w:rsidRDefault="00696457" w:rsidP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75CC318B" w14:textId="403F36C6" w:rsidR="00696457" w:rsidRDefault="00696457" w:rsidP="00696457">
            <w:r>
              <w:t>Encomenda Selecionada.</w:t>
            </w:r>
          </w:p>
        </w:tc>
      </w:tr>
      <w:tr w:rsidR="00696457" w14:paraId="0C97C817" w14:textId="77777777" w:rsidTr="00696457">
        <w:tc>
          <w:tcPr>
            <w:tcW w:w="3227" w:type="dxa"/>
          </w:tcPr>
          <w:p w14:paraId="0C1F7FA5" w14:textId="77777777" w:rsidR="00696457" w:rsidRDefault="00696457" w:rsidP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48BC7DF3" w14:textId="7D2696B6" w:rsidR="00696457" w:rsidRDefault="00696457" w:rsidP="00696457">
            <w:pPr>
              <w:numPr>
                <w:ilvl w:val="0"/>
                <w:numId w:val="6"/>
              </w:numPr>
            </w:pPr>
            <w:r>
              <w:t>A API das transportadoras retornará a encomenda selecionada com todas as informações.</w:t>
            </w:r>
          </w:p>
        </w:tc>
      </w:tr>
      <w:tr w:rsidR="00696457" w14:paraId="6E253F10" w14:textId="77777777" w:rsidTr="00696457">
        <w:tc>
          <w:tcPr>
            <w:tcW w:w="3227" w:type="dxa"/>
          </w:tcPr>
          <w:p w14:paraId="35E3CBCF" w14:textId="77777777" w:rsidR="00696457" w:rsidRDefault="00696457" w:rsidP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529B51FA" w14:textId="588EAE0E" w:rsidR="00696457" w:rsidRDefault="00696457" w:rsidP="00696457">
            <w:r>
              <w:t>Retorna informações da encomenda, como o prazo de entrega.</w:t>
            </w:r>
          </w:p>
        </w:tc>
      </w:tr>
    </w:tbl>
    <w:p w14:paraId="350DEA76" w14:textId="5C58199E" w:rsidR="00700FBE" w:rsidRDefault="00700FBE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926B5E" w14:paraId="14878935" w14:textId="77777777" w:rsidTr="00BC6615">
        <w:tc>
          <w:tcPr>
            <w:tcW w:w="3227" w:type="dxa"/>
          </w:tcPr>
          <w:p w14:paraId="223E9F2D" w14:textId="77777777" w:rsidR="00926B5E" w:rsidRDefault="00926B5E" w:rsidP="00BC6615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576D3B44" w14:textId="5D88092B" w:rsidR="00926B5E" w:rsidRDefault="00926B5E" w:rsidP="00BC6615">
            <w:r>
              <w:t>Exibir todas informações da encomenda</w:t>
            </w:r>
            <w:r>
              <w:t>.</w:t>
            </w:r>
          </w:p>
        </w:tc>
      </w:tr>
      <w:tr w:rsidR="00926B5E" w14:paraId="76A5ADB1" w14:textId="77777777" w:rsidTr="00BC6615">
        <w:tc>
          <w:tcPr>
            <w:tcW w:w="3227" w:type="dxa"/>
          </w:tcPr>
          <w:p w14:paraId="2EA76024" w14:textId="77777777" w:rsidR="00926B5E" w:rsidRDefault="00926B5E" w:rsidP="00BC6615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66200D28" w14:textId="7A016768" w:rsidR="00926B5E" w:rsidRDefault="00926B5E" w:rsidP="00BC6615">
            <w:r>
              <w:t>Registros de informações da transportadora</w:t>
            </w:r>
            <w:r>
              <w:t>.</w:t>
            </w:r>
          </w:p>
        </w:tc>
      </w:tr>
      <w:tr w:rsidR="00926B5E" w14:paraId="24F6B71A" w14:textId="77777777" w:rsidTr="00BC6615">
        <w:tc>
          <w:tcPr>
            <w:tcW w:w="3227" w:type="dxa"/>
          </w:tcPr>
          <w:p w14:paraId="4D054A4C" w14:textId="77777777" w:rsidR="00926B5E" w:rsidRDefault="00926B5E" w:rsidP="00BC6615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5F002E22" w14:textId="32544C2A" w:rsidR="00926B5E" w:rsidRDefault="00926B5E" w:rsidP="00BC6615">
            <w:pPr>
              <w:numPr>
                <w:ilvl w:val="0"/>
                <w:numId w:val="6"/>
              </w:numPr>
            </w:pPr>
            <w:r>
              <w:t>Exibir as informações da encomenda, como estimativa de entrega e localização atual.</w:t>
            </w:r>
          </w:p>
        </w:tc>
      </w:tr>
      <w:tr w:rsidR="00926B5E" w14:paraId="3F1A24E8" w14:textId="77777777" w:rsidTr="00BC6615">
        <w:tc>
          <w:tcPr>
            <w:tcW w:w="3227" w:type="dxa"/>
          </w:tcPr>
          <w:p w14:paraId="27DB37BD" w14:textId="77777777" w:rsidR="00926B5E" w:rsidRDefault="00926B5E" w:rsidP="00BC6615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1FF61897" w14:textId="25E087A0" w:rsidR="00926B5E" w:rsidRDefault="00926B5E" w:rsidP="00BC6615">
            <w:r>
              <w:t>Status da encomenda para o cliente consultar.</w:t>
            </w:r>
          </w:p>
        </w:tc>
      </w:tr>
    </w:tbl>
    <w:p w14:paraId="3ADBA2AF" w14:textId="16FCD6B6" w:rsidR="00926B5E" w:rsidRDefault="00926B5E"/>
    <w:tbl>
      <w:tblPr>
        <w:tblStyle w:val="a0"/>
        <w:tblW w:w="92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5984"/>
      </w:tblGrid>
      <w:tr w:rsidR="00926B5E" w14:paraId="4AC2841F" w14:textId="77777777" w:rsidTr="00BC6615">
        <w:tc>
          <w:tcPr>
            <w:tcW w:w="3227" w:type="dxa"/>
          </w:tcPr>
          <w:p w14:paraId="4305A8C0" w14:textId="77777777" w:rsidR="00926B5E" w:rsidRDefault="00926B5E" w:rsidP="00BC6615">
            <w:r>
              <w:rPr>
                <w:b/>
              </w:rPr>
              <w:t>Nome da Tarefa</w:t>
            </w:r>
          </w:p>
        </w:tc>
        <w:tc>
          <w:tcPr>
            <w:tcW w:w="5984" w:type="dxa"/>
          </w:tcPr>
          <w:p w14:paraId="4B27A3C4" w14:textId="10BB35C6" w:rsidR="00926B5E" w:rsidRDefault="00926B5E" w:rsidP="00BC6615">
            <w:r>
              <w:t>Visualiza informações da encomenda</w:t>
            </w:r>
          </w:p>
        </w:tc>
      </w:tr>
      <w:tr w:rsidR="00926B5E" w14:paraId="0476FA29" w14:textId="77777777" w:rsidTr="00BC6615">
        <w:tc>
          <w:tcPr>
            <w:tcW w:w="3227" w:type="dxa"/>
          </w:tcPr>
          <w:p w14:paraId="23538503" w14:textId="77777777" w:rsidR="00926B5E" w:rsidRDefault="00926B5E" w:rsidP="00BC6615">
            <w:r>
              <w:rPr>
                <w:b/>
              </w:rPr>
              <w:t>Dados de entrada</w:t>
            </w:r>
          </w:p>
        </w:tc>
        <w:tc>
          <w:tcPr>
            <w:tcW w:w="5984" w:type="dxa"/>
          </w:tcPr>
          <w:p w14:paraId="56227F35" w14:textId="5623CB46" w:rsidR="00926B5E" w:rsidRDefault="00926B5E" w:rsidP="00BC6615">
            <w:r>
              <w:t>Informações da encomenda</w:t>
            </w:r>
            <w:r>
              <w:t>.</w:t>
            </w:r>
          </w:p>
        </w:tc>
      </w:tr>
      <w:tr w:rsidR="00926B5E" w14:paraId="474912B7" w14:textId="77777777" w:rsidTr="00BC6615">
        <w:tc>
          <w:tcPr>
            <w:tcW w:w="3227" w:type="dxa"/>
          </w:tcPr>
          <w:p w14:paraId="6367AB91" w14:textId="77777777" w:rsidR="00926B5E" w:rsidRDefault="00926B5E" w:rsidP="00BC6615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</w:tcPr>
          <w:p w14:paraId="1B2DCE1E" w14:textId="0A6CFB1B" w:rsidR="00926B5E" w:rsidRDefault="00926B5E" w:rsidP="00BC6615">
            <w:pPr>
              <w:numPr>
                <w:ilvl w:val="0"/>
                <w:numId w:val="6"/>
              </w:numPr>
            </w:pPr>
            <w:r>
              <w:t>Cliente consulta e visualiza as informações mais atuais da encomenda selecionada.</w:t>
            </w:r>
          </w:p>
        </w:tc>
      </w:tr>
      <w:tr w:rsidR="00926B5E" w14:paraId="7768A174" w14:textId="77777777" w:rsidTr="00BC6615">
        <w:tc>
          <w:tcPr>
            <w:tcW w:w="3227" w:type="dxa"/>
          </w:tcPr>
          <w:p w14:paraId="595FCAB3" w14:textId="77777777" w:rsidR="00926B5E" w:rsidRDefault="00926B5E" w:rsidP="00BC6615">
            <w:r>
              <w:rPr>
                <w:b/>
              </w:rPr>
              <w:t>Dados de Saída:</w:t>
            </w:r>
          </w:p>
        </w:tc>
        <w:tc>
          <w:tcPr>
            <w:tcW w:w="5984" w:type="dxa"/>
          </w:tcPr>
          <w:p w14:paraId="4AF01529" w14:textId="77777777" w:rsidR="00926B5E" w:rsidRDefault="00926B5E" w:rsidP="00BC6615">
            <w:r>
              <w:t>Retorna informações da encomenda, como o prazo de entrega.</w:t>
            </w:r>
          </w:p>
        </w:tc>
      </w:tr>
    </w:tbl>
    <w:p w14:paraId="7CC5D45D" w14:textId="4C70E23B" w:rsidR="00926B5E" w:rsidDel="00F46DCB" w:rsidRDefault="00926B5E">
      <w:pPr>
        <w:rPr>
          <w:del w:id="430" w:author="MURILO CARVALHO POVOA DA SILVA" w:date="2024-10-04T20:46:00Z"/>
        </w:rPr>
      </w:pPr>
    </w:p>
    <w:p w14:paraId="21A3C162" w14:textId="77777777" w:rsidR="00926B5E" w:rsidDel="00F46DCB" w:rsidRDefault="00926B5E">
      <w:pPr>
        <w:rPr>
          <w:del w:id="431" w:author="MURILO CARVALHO POVOA DA SILVA" w:date="2024-10-04T20:46:00Z"/>
        </w:rPr>
      </w:pPr>
    </w:p>
    <w:p w14:paraId="024905FB" w14:textId="46771AC4" w:rsidR="00700FBE" w:rsidRDefault="00700FBE"/>
    <w:p w14:paraId="624AADF7" w14:textId="33D08A68" w:rsidR="00700FBE" w:rsidRDefault="007906BD" w:rsidP="00F60455">
      <w:pPr>
        <w:jc w:val="center"/>
      </w:pPr>
      <w:r>
        <w:t>Receber Notificação</w:t>
      </w:r>
    </w:p>
    <w:p w14:paraId="5582E09B" w14:textId="2B1AE0EC" w:rsidR="00F738CA" w:rsidRDefault="001F1F31">
      <w:pPr>
        <w:rPr>
          <w:ins w:id="432" w:author="MURILO CARVALHO POVOA DA SILVA" w:date="2024-10-04T20:46:00Z"/>
        </w:rPr>
      </w:pPr>
      <w:r w:rsidRPr="001F1F31">
        <w:drawing>
          <wp:inline distT="0" distB="0" distL="0" distR="0" wp14:anchorId="088EDF26" wp14:editId="1A85F187">
            <wp:extent cx="5374257" cy="2359199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8248" cy="23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33"/>
      <w:commentRangeEnd w:id="433"/>
      <w:r w:rsidR="00B27ED1">
        <w:rPr>
          <w:rStyle w:val="Refdecomentrio"/>
        </w:rPr>
        <w:commentReference w:id="433"/>
      </w:r>
    </w:p>
    <w:p w14:paraId="41338870" w14:textId="77777777" w:rsidR="00F46DCB" w:rsidRDefault="00F46DCB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1E396F5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C353E" w14:textId="77777777" w:rsidR="00696457" w:rsidRDefault="00696457">
            <w:r>
              <w:rPr>
                <w:b/>
              </w:rPr>
              <w:lastRenderedPageBreak/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36729" w14:textId="77777777" w:rsidR="00696457" w:rsidRDefault="00696457">
            <w:r>
              <w:t>Atualiza Status da Encomenda</w:t>
            </w:r>
          </w:p>
        </w:tc>
      </w:tr>
      <w:tr w:rsidR="00696457" w14:paraId="3536AB7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1B946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D6348" w14:textId="77777777" w:rsidR="00696457" w:rsidRDefault="00696457">
            <w:r>
              <w:t>Informações da entrega</w:t>
            </w:r>
          </w:p>
        </w:tc>
      </w:tr>
      <w:tr w:rsidR="00696457" w14:paraId="03DE871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5DDC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68209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Transportadora recebe atualizações do processo de entrega da encomenda;</w:t>
            </w:r>
          </w:p>
          <w:p w14:paraId="13176731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Transportadora atualiza as informações e devolve para o e-commerce.</w:t>
            </w:r>
          </w:p>
        </w:tc>
      </w:tr>
      <w:tr w:rsidR="00696457" w14:paraId="6938306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03680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77D21" w14:textId="77777777" w:rsidR="00696457" w:rsidRDefault="00696457">
            <w:r>
              <w:t>Status atual da entrega</w:t>
            </w:r>
          </w:p>
        </w:tc>
      </w:tr>
    </w:tbl>
    <w:p w14:paraId="2BA5E252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01E7190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823C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167C8" w14:textId="77777777" w:rsidR="00696457" w:rsidRDefault="00696457">
            <w:r>
              <w:t>Verifica preferência de notificação</w:t>
            </w:r>
          </w:p>
        </w:tc>
      </w:tr>
      <w:tr w:rsidR="00696457" w14:paraId="653D2B5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721CB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827D7" w14:textId="77777777" w:rsidR="00696457" w:rsidRDefault="00696457">
            <w:r>
              <w:t>Status atualizado</w:t>
            </w:r>
          </w:p>
        </w:tc>
      </w:tr>
      <w:tr w:rsidR="00696457" w14:paraId="54F88D5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45FF9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DC94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recebe o status atualizado da encomenda;</w:t>
            </w:r>
          </w:p>
          <w:p w14:paraId="3464DCD4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verifica a forma de notificação que o cliente prefere;</w:t>
            </w:r>
          </w:p>
          <w:p w14:paraId="1C787A4D" w14:textId="77777777" w:rsidR="00696457" w:rsidRDefault="00696457" w:rsidP="00696457">
            <w:pPr>
              <w:numPr>
                <w:ilvl w:val="0"/>
                <w:numId w:val="38"/>
              </w:numPr>
            </w:pPr>
            <w:r>
              <w:t>E-commerce leva para a próxima etapa o status atualizado e a preferência de notificação.</w:t>
            </w:r>
          </w:p>
        </w:tc>
      </w:tr>
      <w:tr w:rsidR="00696457" w14:paraId="30E2832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21422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B4B40" w14:textId="77777777" w:rsidR="00696457" w:rsidRDefault="00696457">
            <w:r>
              <w:t>Status atualizado e preferência de notificação</w:t>
            </w:r>
          </w:p>
        </w:tc>
      </w:tr>
    </w:tbl>
    <w:p w14:paraId="7CCD819F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BA96D0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29B8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5AA76" w14:textId="77777777" w:rsidR="00696457" w:rsidRDefault="00696457">
            <w:r>
              <w:t xml:space="preserve">Envia notificação via SMS ou </w:t>
            </w:r>
            <w:proofErr w:type="spellStart"/>
            <w:r>
              <w:t>Email</w:t>
            </w:r>
            <w:proofErr w:type="spellEnd"/>
          </w:p>
        </w:tc>
      </w:tr>
      <w:tr w:rsidR="00696457" w14:paraId="288F960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85831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C47E9" w14:textId="77777777" w:rsidR="00696457" w:rsidRDefault="00696457">
            <w:r>
              <w:t>Status atualizado e preferência de notificação</w:t>
            </w:r>
          </w:p>
        </w:tc>
      </w:tr>
      <w:tr w:rsidR="00696457" w14:paraId="0E6C880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6E78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CBDB9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 xml:space="preserve">Condensa a mensagem no meio de preferência do cliente (SMS ou </w:t>
            </w:r>
            <w:proofErr w:type="spellStart"/>
            <w:r>
              <w:t>Email</w:t>
            </w:r>
            <w:proofErr w:type="spellEnd"/>
            <w:r>
              <w:t>);</w:t>
            </w:r>
          </w:p>
          <w:p w14:paraId="7B372AA9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Envia a mensagem.</w:t>
            </w:r>
          </w:p>
        </w:tc>
      </w:tr>
      <w:tr w:rsidR="00696457" w14:paraId="73DECED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B97CF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BD888" w14:textId="77777777" w:rsidR="00696457" w:rsidRDefault="00696457">
            <w:r>
              <w:t xml:space="preserve">Mensagem com o status via SMS ou </w:t>
            </w:r>
            <w:proofErr w:type="spellStart"/>
            <w:r>
              <w:t>Email</w:t>
            </w:r>
            <w:proofErr w:type="spellEnd"/>
          </w:p>
        </w:tc>
      </w:tr>
    </w:tbl>
    <w:p w14:paraId="45B11A0B" w14:textId="77777777" w:rsidR="00696457" w:rsidRDefault="00696457" w:rsidP="00696457"/>
    <w:p w14:paraId="3640E40D" w14:textId="77777777" w:rsidR="00696457" w:rsidRDefault="00696457" w:rsidP="00696457"/>
    <w:p w14:paraId="72798835" w14:textId="77777777" w:rsidR="00696457" w:rsidRDefault="00696457" w:rsidP="00696457"/>
    <w:p w14:paraId="3B6B5004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34F533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97F8C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EEC61" w14:textId="77777777" w:rsidR="00696457" w:rsidRDefault="00696457">
            <w:r>
              <w:t>Confirma o envio da notificação</w:t>
            </w:r>
          </w:p>
        </w:tc>
      </w:tr>
      <w:tr w:rsidR="00696457" w14:paraId="0A3CEE2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BA00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47B5A" w14:textId="77777777" w:rsidR="00696457" w:rsidRDefault="00696457">
            <w:r>
              <w:t>Mensagem com o status atualizado</w:t>
            </w:r>
          </w:p>
        </w:tc>
      </w:tr>
      <w:tr w:rsidR="00696457" w14:paraId="2C9AA00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952C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9FC8D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>O sistema verifica a mensagem e confirma o envio dela</w:t>
            </w:r>
          </w:p>
        </w:tc>
      </w:tr>
      <w:tr w:rsidR="00696457" w14:paraId="4B2AB26F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9776B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72606" w14:textId="77777777" w:rsidR="00696457" w:rsidRDefault="00696457">
            <w:r>
              <w:t>Mensagem definitiva.</w:t>
            </w:r>
          </w:p>
        </w:tc>
      </w:tr>
    </w:tbl>
    <w:p w14:paraId="400C28B6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70FB715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A689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B9623" w14:textId="77777777" w:rsidR="00696457" w:rsidRDefault="00696457">
            <w:r>
              <w:t>Receber notificação da encomenda</w:t>
            </w:r>
          </w:p>
        </w:tc>
      </w:tr>
      <w:tr w:rsidR="00696457" w14:paraId="709B478B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6F788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304C8" w14:textId="77777777" w:rsidR="00696457" w:rsidRDefault="00696457">
            <w:r>
              <w:t>Notificação com o status atualizado</w:t>
            </w:r>
          </w:p>
        </w:tc>
      </w:tr>
      <w:tr w:rsidR="00696457" w14:paraId="152236EC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48600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5740E" w14:textId="77777777" w:rsidR="00696457" w:rsidRDefault="00696457" w:rsidP="00696457">
            <w:pPr>
              <w:pStyle w:val="PargrafodaLista"/>
              <w:numPr>
                <w:ilvl w:val="0"/>
                <w:numId w:val="39"/>
              </w:numPr>
            </w:pPr>
            <w:r>
              <w:t xml:space="preserve">Cliente recebe a notificação o status atualizado através do seu método de preferência, SMS ou </w:t>
            </w:r>
            <w:proofErr w:type="spellStart"/>
            <w:r>
              <w:t>email</w:t>
            </w:r>
            <w:proofErr w:type="spellEnd"/>
            <w:r>
              <w:t>.</w:t>
            </w:r>
          </w:p>
        </w:tc>
      </w:tr>
      <w:tr w:rsidR="00696457" w14:paraId="3FEE709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1BCB2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E503" w14:textId="77777777" w:rsidR="00696457" w:rsidRDefault="00696457"/>
        </w:tc>
      </w:tr>
    </w:tbl>
    <w:p w14:paraId="3173FC96" w14:textId="77777777" w:rsidR="00696457" w:rsidRDefault="00696457"/>
    <w:p w14:paraId="1F52D7DE" w14:textId="24178549" w:rsidR="00361197" w:rsidRDefault="00361197"/>
    <w:p w14:paraId="3561070E" w14:textId="77777777" w:rsidR="00361197" w:rsidRPr="00F60455" w:rsidRDefault="00361197">
      <w:pPr>
        <w:rPr>
          <w:u w:val="single"/>
        </w:rPr>
      </w:pPr>
    </w:p>
    <w:p w14:paraId="7868B823" w14:textId="646D12B8" w:rsidR="00361197" w:rsidRDefault="00361197"/>
    <w:p w14:paraId="47740E5C" w14:textId="41DF06E0" w:rsidR="00361197" w:rsidRDefault="00361197" w:rsidP="00F60455">
      <w:pPr>
        <w:jc w:val="center"/>
      </w:pPr>
      <w:proofErr w:type="spellStart"/>
      <w:r>
        <w:lastRenderedPageBreak/>
        <w:t>Autentificação</w:t>
      </w:r>
      <w:proofErr w:type="spellEnd"/>
      <w:r>
        <w:t xml:space="preserve"> e Cadastro</w:t>
      </w:r>
    </w:p>
    <w:p w14:paraId="389A8132" w14:textId="59D9C659" w:rsidR="00F738CA" w:rsidRDefault="00D35D41">
      <w:r>
        <w:rPr>
          <w:noProof/>
        </w:rPr>
        <w:drawing>
          <wp:inline distT="0" distB="0" distL="0" distR="0" wp14:anchorId="157A85B3" wp14:editId="4403A251">
            <wp:extent cx="5753100" cy="1962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B342AB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291D4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13466" w14:textId="77777777" w:rsidR="00696457" w:rsidRDefault="00696457">
            <w:r>
              <w:t>Exibição do Formulário de Login</w:t>
            </w:r>
          </w:p>
        </w:tc>
      </w:tr>
      <w:tr w:rsidR="00696457" w14:paraId="66D106F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7530D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BF6A" w14:textId="77777777" w:rsidR="00696457" w:rsidRDefault="00696457"/>
        </w:tc>
      </w:tr>
      <w:tr w:rsidR="00696457" w14:paraId="0B398E7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3508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704A" w14:textId="082952F7" w:rsidR="00696457" w:rsidRDefault="00201CF2" w:rsidP="00696457">
            <w:pPr>
              <w:numPr>
                <w:ilvl w:val="0"/>
                <w:numId w:val="40"/>
              </w:numPr>
            </w:pPr>
            <w:proofErr w:type="spellStart"/>
            <w:r>
              <w:t>FreteCheck</w:t>
            </w:r>
            <w:proofErr w:type="spellEnd"/>
            <w:r>
              <w:t xml:space="preserve"> </w:t>
            </w:r>
            <w:commentRangeStart w:id="434"/>
            <w:r w:rsidR="00696457">
              <w:t>mostra ao E-Commerce um formulário para login</w:t>
            </w:r>
            <w:commentRangeEnd w:id="434"/>
            <w:r w:rsidR="00B27ED1">
              <w:rPr>
                <w:rStyle w:val="Refdecomentrio"/>
              </w:rPr>
              <w:commentReference w:id="434"/>
            </w:r>
          </w:p>
        </w:tc>
      </w:tr>
      <w:tr w:rsidR="00696457" w14:paraId="139C75B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A4A6F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665CF" w14:textId="77777777" w:rsidR="00696457" w:rsidRDefault="00696457"/>
        </w:tc>
      </w:tr>
    </w:tbl>
    <w:p w14:paraId="745DAEB2" w14:textId="77777777" w:rsidR="00696457" w:rsidRDefault="00696457" w:rsidP="00696457"/>
    <w:p w14:paraId="4903D71A" w14:textId="77777777" w:rsidR="00696457" w:rsidRDefault="00696457" w:rsidP="00696457">
      <w:pPr>
        <w:rPr>
          <w:b/>
          <w:bCs/>
        </w:rPr>
      </w:pPr>
      <w:r>
        <w:rPr>
          <w:b/>
          <w:bCs/>
        </w:rPr>
        <w:t>Se o e-commerce não possui login:</w:t>
      </w:r>
    </w:p>
    <w:p w14:paraId="335FE4C7" w14:textId="77777777" w:rsidR="00696457" w:rsidRDefault="00696457" w:rsidP="00696457">
      <w:pPr>
        <w:rPr>
          <w:b/>
          <w:bCs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5D7C636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86217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BDE3" w14:textId="77777777" w:rsidR="00696457" w:rsidRDefault="00696457">
            <w:r>
              <w:t>Exibição do Formulário de Cadastro</w:t>
            </w:r>
          </w:p>
        </w:tc>
      </w:tr>
      <w:tr w:rsidR="00696457" w14:paraId="140AAD2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EB676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A79AC" w14:textId="77777777" w:rsidR="00696457" w:rsidRDefault="00696457"/>
        </w:tc>
      </w:tr>
      <w:tr w:rsidR="00696457" w14:paraId="0F3F9EC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179B2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69B45" w14:textId="346091FE" w:rsidR="00696457" w:rsidRDefault="00201CF2" w:rsidP="00696457">
            <w:pPr>
              <w:numPr>
                <w:ilvl w:val="0"/>
                <w:numId w:val="40"/>
              </w:numPr>
            </w:pPr>
            <w:proofErr w:type="spellStart"/>
            <w:r>
              <w:t>FreteCheck</w:t>
            </w:r>
            <w:proofErr w:type="spellEnd"/>
            <w:r>
              <w:t xml:space="preserve"> </w:t>
            </w:r>
            <w:r w:rsidR="00696457">
              <w:t>mostra ao E-Commerce um formulário para cadastro</w:t>
            </w:r>
          </w:p>
        </w:tc>
      </w:tr>
      <w:tr w:rsidR="00696457" w14:paraId="59610EAC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B03AC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8ACFC" w14:textId="77777777" w:rsidR="00696457" w:rsidRDefault="00696457"/>
        </w:tc>
      </w:tr>
    </w:tbl>
    <w:p w14:paraId="5999737A" w14:textId="6EEFFF09" w:rsidR="00201CF2" w:rsidRDefault="00201CF2" w:rsidP="00696457"/>
    <w:p w14:paraId="0817F5CF" w14:textId="1A3DAB4B" w:rsidR="00201CF2" w:rsidRDefault="00201CF2" w:rsidP="00696457"/>
    <w:p w14:paraId="4AE10C5A" w14:textId="36A3A3B3" w:rsidR="00201CF2" w:rsidRDefault="00201CF2" w:rsidP="00696457"/>
    <w:p w14:paraId="3ECBDD0C" w14:textId="77777777" w:rsidR="00201CF2" w:rsidRDefault="00201CF2" w:rsidP="00696457"/>
    <w:p w14:paraId="29E045B1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5D7B43C7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5A720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93677" w14:textId="77777777" w:rsidR="00696457" w:rsidRDefault="00696457">
            <w:r>
              <w:t>Entrada de dados</w:t>
            </w:r>
          </w:p>
        </w:tc>
      </w:tr>
      <w:tr w:rsidR="00696457" w14:paraId="42AAF3CF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40D3F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D0F91" w14:textId="77777777" w:rsidR="00696457" w:rsidRDefault="00696457"/>
        </w:tc>
      </w:tr>
      <w:tr w:rsidR="00696457" w14:paraId="3FC91BDA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826A4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F1E45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preenche informações da loja mencionadas no campo de entrada nos devidos campos da interface.</w:t>
            </w:r>
          </w:p>
        </w:tc>
      </w:tr>
      <w:tr w:rsidR="00696457" w14:paraId="49E49B8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E4B6B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01DD0" w14:textId="77777777" w:rsidR="00696457" w:rsidRDefault="00696457">
            <w:r>
              <w:t xml:space="preserve">Informações da loja como Nome da loja, CNPJ, </w:t>
            </w:r>
            <w:proofErr w:type="spellStart"/>
            <w:r>
              <w:t>email</w:t>
            </w:r>
            <w:proofErr w:type="spellEnd"/>
            <w:r>
              <w:t>, usuário e senha.</w:t>
            </w:r>
          </w:p>
        </w:tc>
      </w:tr>
    </w:tbl>
    <w:p w14:paraId="622EE09B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023DBC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B895A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122E1" w14:textId="77777777" w:rsidR="00696457" w:rsidRDefault="00696457">
            <w:r>
              <w:t>Validação de dados</w:t>
            </w:r>
          </w:p>
        </w:tc>
      </w:tr>
      <w:tr w:rsidR="00696457" w14:paraId="6A025AB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2D9BA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78125" w14:textId="77777777" w:rsidR="00696457" w:rsidRDefault="00696457">
            <w:r>
              <w:t xml:space="preserve">Informações da loja como Nome da loja, CNPJ, </w:t>
            </w:r>
            <w:proofErr w:type="spellStart"/>
            <w:r>
              <w:t>email</w:t>
            </w:r>
            <w:proofErr w:type="spellEnd"/>
            <w:r>
              <w:t>, usuário e senha.</w:t>
            </w:r>
          </w:p>
        </w:tc>
      </w:tr>
      <w:tr w:rsidR="00696457" w14:paraId="6086E92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ABA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C97C4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 xml:space="preserve">Sistema valida as informações mencionadas no campo de entrada (Verifica se o CNPJ, </w:t>
            </w:r>
            <w:proofErr w:type="spellStart"/>
            <w:r>
              <w:t>email</w:t>
            </w:r>
            <w:proofErr w:type="spellEnd"/>
            <w:r>
              <w:t xml:space="preserve"> são </w:t>
            </w:r>
            <w:r>
              <w:lastRenderedPageBreak/>
              <w:t>válidos, e se a senha tem todos requisitos necessários).</w:t>
            </w:r>
          </w:p>
        </w:tc>
      </w:tr>
      <w:tr w:rsidR="00696457" w14:paraId="6B0703D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C85A5" w14:textId="77777777" w:rsidR="00696457" w:rsidRDefault="00696457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FCF0E" w14:textId="77777777" w:rsidR="00696457" w:rsidRDefault="00696457">
            <w:r>
              <w:t>Confirmação de validação.</w:t>
            </w:r>
          </w:p>
        </w:tc>
      </w:tr>
    </w:tbl>
    <w:p w14:paraId="072AE19E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73F4412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E18C8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74D8" w14:textId="77777777" w:rsidR="00696457" w:rsidRDefault="00696457">
            <w:r>
              <w:t>Confirmação de cadastro</w:t>
            </w:r>
          </w:p>
        </w:tc>
      </w:tr>
      <w:tr w:rsidR="00696457" w14:paraId="214457D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5832F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69D7B" w14:textId="77777777" w:rsidR="00696457" w:rsidRDefault="00696457">
            <w:r>
              <w:t>Informações validadas de cadastro</w:t>
            </w:r>
          </w:p>
        </w:tc>
      </w:tr>
      <w:tr w:rsidR="00696457" w14:paraId="061BCA3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9C87D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D3BE8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recebe as informações validadas;</w:t>
            </w:r>
          </w:p>
          <w:p w14:paraId="6AAFD43F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cria um novo cadastro para essa loja;</w:t>
            </w:r>
          </w:p>
          <w:p w14:paraId="766E7217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registra na base de dados esse novo usuário.</w:t>
            </w:r>
          </w:p>
        </w:tc>
      </w:tr>
      <w:tr w:rsidR="00696457" w14:paraId="6B6954A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8EB74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B4AF" w14:textId="77777777" w:rsidR="00696457" w:rsidRDefault="00696457"/>
        </w:tc>
      </w:tr>
    </w:tbl>
    <w:p w14:paraId="42E12B30" w14:textId="77777777" w:rsidR="00696457" w:rsidRDefault="00696457" w:rsidP="00696457"/>
    <w:p w14:paraId="5342A3FB" w14:textId="77777777" w:rsidR="00696457" w:rsidRDefault="00696457" w:rsidP="00696457"/>
    <w:p w14:paraId="3E99C254" w14:textId="77777777" w:rsidR="00696457" w:rsidRDefault="00696457" w:rsidP="00696457">
      <w:pPr>
        <w:rPr>
          <w:b/>
          <w:bCs/>
        </w:rPr>
      </w:pPr>
      <w:r>
        <w:rPr>
          <w:b/>
          <w:bCs/>
        </w:rPr>
        <w:t>Se o e-commerce possui login:</w:t>
      </w:r>
    </w:p>
    <w:p w14:paraId="2BC0EACE" w14:textId="77777777" w:rsidR="00696457" w:rsidRDefault="00696457" w:rsidP="00696457">
      <w:pPr>
        <w:rPr>
          <w:b/>
          <w:bCs/>
        </w:rPr>
      </w:pPr>
    </w:p>
    <w:p w14:paraId="22FCB5F5" w14:textId="77777777" w:rsidR="00696457" w:rsidRDefault="00696457" w:rsidP="00696457">
      <w:pPr>
        <w:rPr>
          <w:b/>
          <w:bCs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1FC34C35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D38AB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3C898" w14:textId="77777777" w:rsidR="00696457" w:rsidRDefault="00696457">
            <w:r>
              <w:t>Entrada de dados</w:t>
            </w:r>
          </w:p>
        </w:tc>
      </w:tr>
      <w:tr w:rsidR="00696457" w14:paraId="7BF3896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F50B1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75C0F" w14:textId="77777777" w:rsidR="00696457" w:rsidRDefault="00696457"/>
        </w:tc>
      </w:tr>
      <w:tr w:rsidR="00696457" w14:paraId="0B76C11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B5271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6960A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O e-commerce preenche usuário e senha</w:t>
            </w:r>
          </w:p>
        </w:tc>
      </w:tr>
      <w:tr w:rsidR="00696457" w14:paraId="526F4C56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9954C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16291" w14:textId="77777777" w:rsidR="00696457" w:rsidRDefault="00696457">
            <w:r>
              <w:t>Usuário e senha do e-commerce</w:t>
            </w:r>
          </w:p>
        </w:tc>
      </w:tr>
    </w:tbl>
    <w:p w14:paraId="12D05C28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695F395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C26FF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0F4E0" w14:textId="77777777" w:rsidR="00696457" w:rsidRDefault="00696457">
            <w:r>
              <w:t>Validação das credencias</w:t>
            </w:r>
          </w:p>
        </w:tc>
      </w:tr>
      <w:tr w:rsidR="00696457" w14:paraId="730EFB8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6FA0D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3707B" w14:textId="77777777" w:rsidR="00696457" w:rsidRDefault="00696457">
            <w:r>
              <w:t>Usuário e senha do e-commerce</w:t>
            </w:r>
          </w:p>
        </w:tc>
      </w:tr>
      <w:tr w:rsidR="00696457" w14:paraId="6A050E11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3F92E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B27DC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valida o usuário e senha informado pelo e-commerce</w:t>
            </w:r>
          </w:p>
        </w:tc>
      </w:tr>
      <w:tr w:rsidR="00696457" w14:paraId="1CE0B608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998C9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74577" w14:textId="77777777" w:rsidR="00696457" w:rsidRDefault="00696457">
            <w:r>
              <w:t>Confirmação de validação.</w:t>
            </w:r>
          </w:p>
        </w:tc>
      </w:tr>
    </w:tbl>
    <w:p w14:paraId="73B4158A" w14:textId="77777777" w:rsidR="00696457" w:rsidRDefault="00696457" w:rsidP="00696457"/>
    <w:p w14:paraId="5EAB37A8" w14:textId="77777777" w:rsidR="00696457" w:rsidRDefault="00696457" w:rsidP="00696457"/>
    <w:p w14:paraId="698310DB" w14:textId="77777777" w:rsidR="00696457" w:rsidRDefault="00696457" w:rsidP="00696457"/>
    <w:p w14:paraId="642A7FD1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3B11D08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66219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E2582" w14:textId="77777777" w:rsidR="00696457" w:rsidRDefault="00696457">
            <w:r>
              <w:t>Recuperação de senha</w:t>
            </w:r>
          </w:p>
        </w:tc>
      </w:tr>
      <w:tr w:rsidR="00696457" w14:paraId="3A023E52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AB9BE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485EA" w14:textId="77777777" w:rsidR="00696457" w:rsidRDefault="00696457"/>
        </w:tc>
      </w:tr>
      <w:tr w:rsidR="00696457" w14:paraId="23AB458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DA13D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F65A6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E-commerce requisita uma recuperação de senha</w:t>
            </w:r>
          </w:p>
        </w:tc>
      </w:tr>
      <w:tr w:rsidR="00696457" w14:paraId="4685F21E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75409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FD11C" w14:textId="77777777" w:rsidR="00696457" w:rsidRDefault="00696457">
            <w:r>
              <w:t>Pedido para recuperação de senha</w:t>
            </w:r>
          </w:p>
        </w:tc>
      </w:tr>
    </w:tbl>
    <w:p w14:paraId="1BA645AA" w14:textId="77777777" w:rsidR="00696457" w:rsidRDefault="00696457" w:rsidP="00696457"/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14:paraId="22F76934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B394A" w14:textId="77777777" w:rsidR="00696457" w:rsidRDefault="00696457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19E02" w14:textId="77777777" w:rsidR="00696457" w:rsidRDefault="00696457">
            <w:r>
              <w:t>Registro de atividade</w:t>
            </w:r>
          </w:p>
        </w:tc>
      </w:tr>
      <w:tr w:rsidR="00696457" w14:paraId="7DA362B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BA565" w14:textId="77777777" w:rsidR="00696457" w:rsidRDefault="00696457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BB53" w14:textId="77777777" w:rsidR="00696457" w:rsidRDefault="00696457">
            <w:r>
              <w:t>Confirmação de autenticação</w:t>
            </w:r>
          </w:p>
        </w:tc>
      </w:tr>
      <w:tr w:rsidR="00696457" w14:paraId="277F1820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F51EA" w14:textId="77777777" w:rsidR="00696457" w:rsidRDefault="00696457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6377A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E-commerce realiza a autenticação;</w:t>
            </w:r>
          </w:p>
          <w:p w14:paraId="5D4B295F" w14:textId="77777777" w:rsidR="00696457" w:rsidRDefault="00696457" w:rsidP="00696457">
            <w:pPr>
              <w:numPr>
                <w:ilvl w:val="0"/>
                <w:numId w:val="40"/>
              </w:numPr>
            </w:pPr>
            <w:r>
              <w:t>Sistema registra a atividade do e-commerce</w:t>
            </w:r>
          </w:p>
        </w:tc>
      </w:tr>
      <w:tr w:rsidR="00696457" w14:paraId="25ACC239" w14:textId="77777777" w:rsidTr="00696457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4BB5" w14:textId="77777777" w:rsidR="00696457" w:rsidRDefault="00696457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E2E8D" w14:textId="77777777" w:rsidR="00696457" w:rsidRDefault="00696457"/>
        </w:tc>
      </w:tr>
    </w:tbl>
    <w:p w14:paraId="129B37E0" w14:textId="77777777" w:rsidR="00696457" w:rsidRDefault="00696457"/>
    <w:p w14:paraId="3B68A4C8" w14:textId="77777777" w:rsidR="00F46DCB" w:rsidRDefault="00F46DCB">
      <w:pPr>
        <w:jc w:val="center"/>
        <w:rPr>
          <w:ins w:id="435" w:author="MURILO CARVALHO POVOA DA SILVA" w:date="2024-10-04T20:46:00Z"/>
          <w:noProof/>
        </w:rPr>
      </w:pPr>
      <w:ins w:id="436" w:author="MURILO CARVALHO POVOA DA SILVA" w:date="2024-10-04T20:46:00Z">
        <w:r>
          <w:rPr>
            <w:noProof/>
          </w:rPr>
          <w:lastRenderedPageBreak/>
          <w:drawing>
            <wp:inline distT="0" distB="0" distL="0" distR="0" wp14:anchorId="1674C075" wp14:editId="1807FADC">
              <wp:extent cx="5760085" cy="3382010"/>
              <wp:effectExtent l="0" t="0" r="0" b="8890"/>
              <wp:docPr id="13" name="Imagem 1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m 13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33820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F46DCB">
          <w:rPr>
            <w:noProof/>
          </w:rPr>
          <w:t xml:space="preserve"> </w:t>
        </w:r>
      </w:ins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3CBEB460" w14:textId="77777777" w:rsidTr="00F46DCB">
        <w:trPr>
          <w:ins w:id="437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056B0" w14:textId="77777777" w:rsidR="00F46DCB" w:rsidRDefault="00F46DCB">
            <w:pPr>
              <w:rPr>
                <w:ins w:id="438" w:author="MURILO CARVALHO POVOA DA SILVA" w:date="2024-10-04T20:46:00Z"/>
              </w:rPr>
            </w:pPr>
            <w:ins w:id="439" w:author="MURILO CARVALHO POVOA DA SILVA" w:date="2024-10-04T20:46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A58D5" w14:textId="77777777" w:rsidR="00F46DCB" w:rsidRDefault="00F46DCB">
            <w:pPr>
              <w:rPr>
                <w:ins w:id="440" w:author="MURILO CARVALHO POVOA DA SILVA" w:date="2024-10-04T20:46:00Z"/>
              </w:rPr>
            </w:pPr>
            <w:ins w:id="441" w:author="MURILO CARVALHO POVOA DA SILVA" w:date="2024-10-04T20:46:00Z">
              <w:r>
                <w:t xml:space="preserve">Acessa a plataforma </w:t>
              </w:r>
              <w:proofErr w:type="spellStart"/>
              <w:r>
                <w:t>fretecheck</w:t>
              </w:r>
              <w:proofErr w:type="spellEnd"/>
              <w:r>
                <w:t xml:space="preserve"> na seção relatórios</w:t>
              </w:r>
            </w:ins>
          </w:p>
        </w:tc>
      </w:tr>
      <w:tr w:rsidR="00F46DCB" w14:paraId="19B5B5D8" w14:textId="77777777" w:rsidTr="00F46DCB">
        <w:trPr>
          <w:ins w:id="442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AAE46" w14:textId="77777777" w:rsidR="00F46DCB" w:rsidRDefault="00F46DCB">
            <w:pPr>
              <w:rPr>
                <w:ins w:id="443" w:author="MURILO CARVALHO POVOA DA SILVA" w:date="2024-10-04T20:46:00Z"/>
              </w:rPr>
            </w:pPr>
            <w:ins w:id="444" w:author="MURILO CARVALHO POVOA DA SILVA" w:date="2024-10-04T20:46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CA6BE" w14:textId="77777777" w:rsidR="00F46DCB" w:rsidRDefault="00F46DCB">
            <w:pPr>
              <w:rPr>
                <w:ins w:id="445" w:author="MURILO CARVALHO POVOA DA SILVA" w:date="2024-10-04T20:46:00Z"/>
              </w:rPr>
            </w:pPr>
          </w:p>
        </w:tc>
      </w:tr>
      <w:tr w:rsidR="00F46DCB" w14:paraId="4A04C0C4" w14:textId="77777777" w:rsidTr="00F46DCB">
        <w:trPr>
          <w:ins w:id="44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DEBBE" w14:textId="77777777" w:rsidR="00F46DCB" w:rsidRDefault="00F46DCB">
            <w:pPr>
              <w:rPr>
                <w:ins w:id="447" w:author="MURILO CARVALHO POVOA DA SILVA" w:date="2024-10-04T20:46:00Z"/>
              </w:rPr>
            </w:pPr>
            <w:ins w:id="448" w:author="MURILO CARVALHO POVOA DA SILVA" w:date="2024-10-04T20:46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9D4C8" w14:textId="77777777" w:rsidR="00F46DCB" w:rsidRDefault="00F46DCB" w:rsidP="00F46DCB">
            <w:pPr>
              <w:numPr>
                <w:ilvl w:val="0"/>
                <w:numId w:val="54"/>
              </w:numPr>
              <w:rPr>
                <w:ins w:id="449" w:author="MURILO CARVALHO POVOA DA SILVA" w:date="2024-10-04T20:46:00Z"/>
              </w:rPr>
            </w:pPr>
            <w:ins w:id="450" w:author="MURILO CARVALHO POVOA DA SILVA" w:date="2024-10-04T20:46:00Z">
              <w:r>
                <w:t xml:space="preserve">E-Commerce acessa o </w:t>
              </w:r>
              <w:proofErr w:type="spellStart"/>
              <w:r>
                <w:t>FreteCheck</w:t>
              </w:r>
              <w:proofErr w:type="spellEnd"/>
              <w:r>
                <w:t xml:space="preserve"> e seleciona a seção de relatórios;</w:t>
              </w:r>
            </w:ins>
          </w:p>
        </w:tc>
      </w:tr>
      <w:tr w:rsidR="00F46DCB" w14:paraId="1212C948" w14:textId="77777777" w:rsidTr="00F46DCB">
        <w:trPr>
          <w:ins w:id="45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3FD50" w14:textId="77777777" w:rsidR="00F46DCB" w:rsidRDefault="00F46DCB">
            <w:pPr>
              <w:rPr>
                <w:ins w:id="452" w:author="MURILO CARVALHO POVOA DA SILVA" w:date="2024-10-04T20:46:00Z"/>
              </w:rPr>
            </w:pPr>
            <w:ins w:id="453" w:author="MURILO CARVALHO POVOA DA SILVA" w:date="2024-10-04T20:46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9C54C" w14:textId="77777777" w:rsidR="00F46DCB" w:rsidRDefault="00F46DCB">
            <w:pPr>
              <w:rPr>
                <w:ins w:id="454" w:author="MURILO CARVALHO POVOA DA SILVA" w:date="2024-10-04T20:46:00Z"/>
              </w:rPr>
            </w:pPr>
          </w:p>
        </w:tc>
      </w:tr>
    </w:tbl>
    <w:p w14:paraId="75C08C5F" w14:textId="77777777" w:rsidR="00F46DCB" w:rsidRDefault="00F46DCB" w:rsidP="00F46DCB">
      <w:pPr>
        <w:jc w:val="center"/>
        <w:rPr>
          <w:ins w:id="455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79451332" w14:textId="77777777" w:rsidTr="00F46DCB">
        <w:trPr>
          <w:ins w:id="45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601B5" w14:textId="77777777" w:rsidR="00F46DCB" w:rsidRDefault="00F46DCB">
            <w:pPr>
              <w:rPr>
                <w:ins w:id="457" w:author="MURILO CARVALHO POVOA DA SILVA" w:date="2024-10-04T20:46:00Z"/>
              </w:rPr>
            </w:pPr>
            <w:ins w:id="458" w:author="MURILO CARVALHO POVOA DA SILVA" w:date="2024-10-04T20:46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C7DDC" w14:textId="77777777" w:rsidR="00F46DCB" w:rsidRDefault="00F46DCB">
            <w:pPr>
              <w:rPr>
                <w:ins w:id="459" w:author="MURILO CARVALHO POVOA DA SILVA" w:date="2024-10-04T20:46:00Z"/>
              </w:rPr>
            </w:pPr>
            <w:ins w:id="460" w:author="MURILO CARVALHO POVOA DA SILVA" w:date="2024-10-04T20:46:00Z">
              <w:r>
                <w:t>Exibição de informações da empresa</w:t>
              </w:r>
            </w:ins>
          </w:p>
        </w:tc>
      </w:tr>
      <w:tr w:rsidR="00F46DCB" w14:paraId="0FC90E18" w14:textId="77777777" w:rsidTr="00F46DCB">
        <w:trPr>
          <w:ins w:id="46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E60CB" w14:textId="77777777" w:rsidR="00F46DCB" w:rsidRDefault="00F46DCB">
            <w:pPr>
              <w:rPr>
                <w:ins w:id="462" w:author="MURILO CARVALHO POVOA DA SILVA" w:date="2024-10-04T20:46:00Z"/>
              </w:rPr>
            </w:pPr>
            <w:ins w:id="463" w:author="MURILO CARVALHO POVOA DA SILVA" w:date="2024-10-04T20:46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440DC" w14:textId="77777777" w:rsidR="00F46DCB" w:rsidRDefault="00F46DCB">
            <w:pPr>
              <w:rPr>
                <w:ins w:id="464" w:author="MURILO CARVALHO POVOA DA SILVA" w:date="2024-10-04T20:46:00Z"/>
              </w:rPr>
            </w:pPr>
            <w:ins w:id="465" w:author="MURILO CARVALHO POVOA DA SILVA" w:date="2024-10-04T20:46:00Z">
              <w:r>
                <w:t>Pedido para acessar a seção de relatórios</w:t>
              </w:r>
            </w:ins>
          </w:p>
        </w:tc>
      </w:tr>
      <w:tr w:rsidR="00F46DCB" w14:paraId="61189279" w14:textId="77777777" w:rsidTr="00F46DCB">
        <w:trPr>
          <w:ins w:id="46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E5DDA" w14:textId="77777777" w:rsidR="00F46DCB" w:rsidRDefault="00F46DCB">
            <w:pPr>
              <w:rPr>
                <w:ins w:id="467" w:author="MURILO CARVALHO POVOA DA SILVA" w:date="2024-10-04T20:46:00Z"/>
              </w:rPr>
            </w:pPr>
            <w:ins w:id="468" w:author="MURILO CARVALHO POVOA DA SILVA" w:date="2024-10-04T20:46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33157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469" w:author="MURILO CARVALHO POVOA DA SILVA" w:date="2024-10-04T20:46:00Z"/>
              </w:rPr>
            </w:pPr>
            <w:ins w:id="470" w:author="MURILO CARVALHO POVOA DA SILVA" w:date="2024-10-04T20:46:00Z">
              <w:r>
                <w:t xml:space="preserve">O sistema lista informações gerais da empresa em formato de </w:t>
              </w:r>
              <w:proofErr w:type="spellStart"/>
              <w:r>
                <w:t>Dashs</w:t>
              </w:r>
              <w:proofErr w:type="spellEnd"/>
              <w:r>
                <w:t xml:space="preserve">, contendo performance em função do tempo que empresa está cadastrada no </w:t>
              </w:r>
              <w:proofErr w:type="spellStart"/>
              <w:r>
                <w:t>FreteCheck</w:t>
              </w:r>
              <w:proofErr w:type="spellEnd"/>
            </w:ins>
          </w:p>
        </w:tc>
      </w:tr>
      <w:tr w:rsidR="00F46DCB" w14:paraId="243A6CB9" w14:textId="77777777" w:rsidTr="00F46DCB">
        <w:trPr>
          <w:ins w:id="47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80AD2" w14:textId="77777777" w:rsidR="00F46DCB" w:rsidRDefault="00F46DCB">
            <w:pPr>
              <w:rPr>
                <w:ins w:id="472" w:author="MURILO CARVALHO POVOA DA SILVA" w:date="2024-10-04T20:46:00Z"/>
              </w:rPr>
            </w:pPr>
            <w:ins w:id="473" w:author="MURILO CARVALHO POVOA DA SILVA" w:date="2024-10-04T20:46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3CC1D" w14:textId="77777777" w:rsidR="00F46DCB" w:rsidRDefault="00F46DCB">
            <w:pPr>
              <w:rPr>
                <w:ins w:id="474" w:author="MURILO CARVALHO POVOA DA SILVA" w:date="2024-10-04T20:46:00Z"/>
              </w:rPr>
            </w:pPr>
          </w:p>
        </w:tc>
      </w:tr>
    </w:tbl>
    <w:p w14:paraId="7069B62B" w14:textId="77777777" w:rsidR="00F46DCB" w:rsidRDefault="00F46DCB" w:rsidP="00F46DCB">
      <w:pPr>
        <w:jc w:val="center"/>
        <w:rPr>
          <w:ins w:id="475" w:author="MURILO CARVALHO POVOA DA SILVA" w:date="2024-10-04T20:46:00Z"/>
        </w:rPr>
      </w:pPr>
    </w:p>
    <w:p w14:paraId="227E7BF8" w14:textId="77777777" w:rsidR="00F46DCB" w:rsidRDefault="00F46DCB" w:rsidP="00F46DCB">
      <w:pPr>
        <w:jc w:val="center"/>
        <w:rPr>
          <w:ins w:id="476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4479B0C5" w14:textId="77777777" w:rsidTr="00F46DCB">
        <w:trPr>
          <w:ins w:id="477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6A5BE" w14:textId="77777777" w:rsidR="00F46DCB" w:rsidRDefault="00F46DCB">
            <w:pPr>
              <w:rPr>
                <w:ins w:id="478" w:author="MURILO CARVALHO POVOA DA SILVA" w:date="2024-10-04T20:46:00Z"/>
              </w:rPr>
            </w:pPr>
            <w:ins w:id="479" w:author="MURILO CARVALHO POVOA DA SILVA" w:date="2024-10-04T20:46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16342" w14:textId="77777777" w:rsidR="00F46DCB" w:rsidRDefault="00F46DCB">
            <w:pPr>
              <w:rPr>
                <w:ins w:id="480" w:author="MURILO CARVALHO POVOA DA SILVA" w:date="2024-10-04T20:46:00Z"/>
              </w:rPr>
            </w:pPr>
            <w:ins w:id="481" w:author="MURILO CARVALHO POVOA DA SILVA" w:date="2024-10-04T20:46:00Z">
              <w:r>
                <w:t>Selecione a Opção de gerar relatório</w:t>
              </w:r>
            </w:ins>
          </w:p>
        </w:tc>
      </w:tr>
      <w:tr w:rsidR="00F46DCB" w14:paraId="63FB20BB" w14:textId="77777777" w:rsidTr="00F46DCB">
        <w:trPr>
          <w:ins w:id="482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F4E96" w14:textId="77777777" w:rsidR="00F46DCB" w:rsidRDefault="00F46DCB">
            <w:pPr>
              <w:rPr>
                <w:ins w:id="483" w:author="MURILO CARVALHO POVOA DA SILVA" w:date="2024-10-04T20:46:00Z"/>
              </w:rPr>
            </w:pPr>
            <w:ins w:id="484" w:author="MURILO CARVALHO POVOA DA SILVA" w:date="2024-10-04T20:46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67BE1" w14:textId="77777777" w:rsidR="00F46DCB" w:rsidRDefault="00F46DCB">
            <w:pPr>
              <w:rPr>
                <w:ins w:id="485" w:author="MURILO CARVALHO POVOA DA SILVA" w:date="2024-10-04T20:46:00Z"/>
              </w:rPr>
            </w:pPr>
          </w:p>
        </w:tc>
      </w:tr>
      <w:tr w:rsidR="00F46DCB" w14:paraId="44D3F851" w14:textId="77777777" w:rsidTr="00F46DCB">
        <w:trPr>
          <w:ins w:id="48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39667" w14:textId="77777777" w:rsidR="00F46DCB" w:rsidRDefault="00F46DCB">
            <w:pPr>
              <w:rPr>
                <w:ins w:id="487" w:author="MURILO CARVALHO POVOA DA SILVA" w:date="2024-10-04T20:46:00Z"/>
              </w:rPr>
            </w:pPr>
            <w:ins w:id="488" w:author="MURILO CARVALHO POVOA DA SILVA" w:date="2024-10-04T20:46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DB98B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489" w:author="MURILO CARVALHO POVOA DA SILVA" w:date="2024-10-04T20:46:00Z"/>
              </w:rPr>
            </w:pPr>
            <w:ins w:id="490" w:author="MURILO CARVALHO POVOA DA SILVA" w:date="2024-10-04T20:46:00Z">
              <w:r>
                <w:t xml:space="preserve">O e-commerce seleciona os filtros desejados, seja por data, tipo de produto e </w:t>
              </w:r>
              <w:proofErr w:type="spellStart"/>
              <w:r>
                <w:t>etc</w:t>
              </w:r>
              <w:proofErr w:type="spellEnd"/>
              <w:r>
                <w:t>, e informa que deseja gerar um relatório baseado nessas informações</w:t>
              </w:r>
            </w:ins>
          </w:p>
        </w:tc>
      </w:tr>
      <w:tr w:rsidR="00F46DCB" w14:paraId="3B45950E" w14:textId="77777777" w:rsidTr="00F46DCB">
        <w:trPr>
          <w:ins w:id="49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07B5" w14:textId="77777777" w:rsidR="00F46DCB" w:rsidRDefault="00F46DCB">
            <w:pPr>
              <w:rPr>
                <w:ins w:id="492" w:author="MURILO CARVALHO POVOA DA SILVA" w:date="2024-10-04T20:46:00Z"/>
              </w:rPr>
            </w:pPr>
            <w:ins w:id="493" w:author="MURILO CARVALHO POVOA DA SILVA" w:date="2024-10-04T20:46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65AC9" w14:textId="77777777" w:rsidR="00F46DCB" w:rsidRDefault="00F46DCB">
            <w:pPr>
              <w:rPr>
                <w:ins w:id="494" w:author="MURILO CARVALHO POVOA DA SILVA" w:date="2024-10-04T20:46:00Z"/>
              </w:rPr>
            </w:pPr>
            <w:ins w:id="495" w:author="MURILO CARVALHO POVOA DA SILVA" w:date="2024-10-04T20:46:00Z">
              <w:r>
                <w:t>Pedido para gerar relatório</w:t>
              </w:r>
            </w:ins>
          </w:p>
        </w:tc>
      </w:tr>
    </w:tbl>
    <w:p w14:paraId="77741139" w14:textId="77777777" w:rsidR="00F46DCB" w:rsidRDefault="00F46DCB" w:rsidP="00F46DCB">
      <w:pPr>
        <w:jc w:val="center"/>
        <w:rPr>
          <w:ins w:id="496" w:author="MURILO CARVALHO POVOA DA SILVA" w:date="2024-10-04T20:46:00Z"/>
        </w:rPr>
      </w:pPr>
    </w:p>
    <w:p w14:paraId="3AC5C16D" w14:textId="77777777" w:rsidR="00F46DCB" w:rsidRDefault="00F46DCB" w:rsidP="00F46DCB">
      <w:pPr>
        <w:jc w:val="center"/>
        <w:rPr>
          <w:ins w:id="497" w:author="MURILO CARVALHO POVOA DA SILVA" w:date="2024-10-04T20:46:00Z"/>
        </w:rPr>
      </w:pPr>
    </w:p>
    <w:p w14:paraId="4F9A470B" w14:textId="77777777" w:rsidR="00F46DCB" w:rsidRDefault="00F46DCB" w:rsidP="00F46DCB">
      <w:pPr>
        <w:jc w:val="center"/>
        <w:rPr>
          <w:ins w:id="498" w:author="MURILO CARVALHO POVOA DA SILVA" w:date="2024-10-04T20:46:00Z"/>
        </w:rPr>
      </w:pPr>
    </w:p>
    <w:p w14:paraId="6CA43FAB" w14:textId="77777777" w:rsidR="00F46DCB" w:rsidRDefault="00F46DCB" w:rsidP="00F46DCB">
      <w:pPr>
        <w:jc w:val="center"/>
        <w:rPr>
          <w:ins w:id="499" w:author="MURILO CARVALHO POVOA DA SILVA" w:date="2024-10-04T20:46:00Z"/>
        </w:rPr>
      </w:pPr>
    </w:p>
    <w:p w14:paraId="742B78AE" w14:textId="77777777" w:rsidR="00F46DCB" w:rsidRDefault="00F46DCB" w:rsidP="00F46DCB">
      <w:pPr>
        <w:jc w:val="center"/>
        <w:rPr>
          <w:ins w:id="500" w:author="MURILO CARVALHO POVOA DA SILVA" w:date="2024-10-04T20:46:00Z"/>
        </w:rPr>
      </w:pPr>
    </w:p>
    <w:p w14:paraId="42C1AB43" w14:textId="77777777" w:rsidR="00F46DCB" w:rsidRDefault="00F46DCB" w:rsidP="00F46DCB">
      <w:pPr>
        <w:jc w:val="center"/>
        <w:rPr>
          <w:ins w:id="501" w:author="MURILO CARVALHO POVOA DA SILVA" w:date="2024-10-04T20:46:00Z"/>
        </w:rPr>
      </w:pPr>
    </w:p>
    <w:p w14:paraId="1AD41384" w14:textId="77777777" w:rsidR="00F46DCB" w:rsidRDefault="00F46DCB" w:rsidP="00F46DCB">
      <w:pPr>
        <w:jc w:val="center"/>
        <w:rPr>
          <w:ins w:id="502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14B387B4" w14:textId="77777777" w:rsidTr="00F46DCB">
        <w:trPr>
          <w:ins w:id="503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D7130" w14:textId="77777777" w:rsidR="00F46DCB" w:rsidRDefault="00F46DCB">
            <w:pPr>
              <w:rPr>
                <w:ins w:id="504" w:author="MURILO CARVALHO POVOA DA SILVA" w:date="2024-10-04T20:46:00Z"/>
              </w:rPr>
            </w:pPr>
            <w:ins w:id="505" w:author="MURILO CARVALHO POVOA DA SILVA" w:date="2024-10-04T20:46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C2E29" w14:textId="77777777" w:rsidR="00F46DCB" w:rsidRDefault="00F46DCB">
            <w:pPr>
              <w:rPr>
                <w:ins w:id="506" w:author="MURILO CARVALHO POVOA DA SILVA" w:date="2024-10-04T20:46:00Z"/>
              </w:rPr>
            </w:pPr>
            <w:ins w:id="507" w:author="MURILO CARVALHO POVOA DA SILVA" w:date="2024-10-04T20:46:00Z">
              <w:r>
                <w:t>Geração de arquivo .PDF de performance do E-Commerce</w:t>
              </w:r>
            </w:ins>
          </w:p>
        </w:tc>
      </w:tr>
      <w:tr w:rsidR="00F46DCB" w14:paraId="2BAE5969" w14:textId="77777777" w:rsidTr="00F46DCB">
        <w:trPr>
          <w:ins w:id="508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9CFB2" w14:textId="77777777" w:rsidR="00F46DCB" w:rsidRDefault="00F46DCB">
            <w:pPr>
              <w:rPr>
                <w:ins w:id="509" w:author="MURILO CARVALHO POVOA DA SILVA" w:date="2024-10-04T20:46:00Z"/>
              </w:rPr>
            </w:pPr>
            <w:ins w:id="510" w:author="MURILO CARVALHO POVOA DA SILVA" w:date="2024-10-04T20:46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1A831" w14:textId="77777777" w:rsidR="00F46DCB" w:rsidRDefault="00F46DCB">
            <w:pPr>
              <w:rPr>
                <w:ins w:id="511" w:author="MURILO CARVALHO POVOA DA SILVA" w:date="2024-10-04T20:46:00Z"/>
              </w:rPr>
            </w:pPr>
            <w:ins w:id="512" w:author="MURILO CARVALHO POVOA DA SILVA" w:date="2024-10-04T20:46:00Z">
              <w:r>
                <w:t>Confirmação para gerar relatório</w:t>
              </w:r>
            </w:ins>
          </w:p>
        </w:tc>
      </w:tr>
      <w:tr w:rsidR="00F46DCB" w14:paraId="762D51C6" w14:textId="77777777" w:rsidTr="00F46DCB">
        <w:trPr>
          <w:ins w:id="513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8E36A" w14:textId="77777777" w:rsidR="00F46DCB" w:rsidRDefault="00F46DCB">
            <w:pPr>
              <w:rPr>
                <w:ins w:id="514" w:author="MURILO CARVALHO POVOA DA SILVA" w:date="2024-10-04T20:46:00Z"/>
              </w:rPr>
            </w:pPr>
            <w:ins w:id="515" w:author="MURILO CARVALHO POVOA DA SILVA" w:date="2024-10-04T20:46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94448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516" w:author="MURILO CARVALHO POVOA DA SILVA" w:date="2024-10-04T20:46:00Z"/>
              </w:rPr>
            </w:pPr>
            <w:ins w:id="517" w:author="MURILO CARVALHO POVOA DA SILVA" w:date="2024-10-04T20:46:00Z">
              <w:r>
                <w:t>Sistema gera um relatório .PDF, condensando todas informações de performances selecionadas pelo E-commerce.</w:t>
              </w:r>
            </w:ins>
          </w:p>
        </w:tc>
      </w:tr>
      <w:tr w:rsidR="00F46DCB" w14:paraId="7B410A9E" w14:textId="77777777" w:rsidTr="00F46DCB">
        <w:trPr>
          <w:ins w:id="518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70E0B" w14:textId="77777777" w:rsidR="00F46DCB" w:rsidRDefault="00F46DCB">
            <w:pPr>
              <w:rPr>
                <w:ins w:id="519" w:author="MURILO CARVALHO POVOA DA SILVA" w:date="2024-10-04T20:46:00Z"/>
              </w:rPr>
            </w:pPr>
            <w:ins w:id="520" w:author="MURILO CARVALHO POVOA DA SILVA" w:date="2024-10-04T20:46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2923C" w14:textId="77777777" w:rsidR="00F46DCB" w:rsidRDefault="00F46DCB">
            <w:pPr>
              <w:rPr>
                <w:ins w:id="521" w:author="MURILO CARVALHO POVOA DA SILVA" w:date="2024-10-04T20:46:00Z"/>
              </w:rPr>
            </w:pPr>
            <w:ins w:id="522" w:author="MURILO CARVALHO POVOA DA SILVA" w:date="2024-10-04T20:46:00Z">
              <w:r>
                <w:t>Arquivo .PDF com as informações de performance</w:t>
              </w:r>
            </w:ins>
          </w:p>
        </w:tc>
      </w:tr>
    </w:tbl>
    <w:p w14:paraId="0941554D" w14:textId="77777777" w:rsidR="00F46DCB" w:rsidRDefault="00F46DCB" w:rsidP="00F46DCB">
      <w:pPr>
        <w:jc w:val="center"/>
        <w:rPr>
          <w:ins w:id="523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478052E9" w14:textId="77777777" w:rsidTr="00F46DCB">
        <w:trPr>
          <w:ins w:id="524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20EDD" w14:textId="77777777" w:rsidR="00F46DCB" w:rsidRDefault="00F46DCB">
            <w:pPr>
              <w:rPr>
                <w:ins w:id="525" w:author="MURILO CARVALHO POVOA DA SILVA" w:date="2024-10-04T20:46:00Z"/>
              </w:rPr>
            </w:pPr>
            <w:ins w:id="526" w:author="MURILO CARVALHO POVOA DA SILVA" w:date="2024-10-04T20:46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10E59" w14:textId="77777777" w:rsidR="00F46DCB" w:rsidRDefault="00F46DCB">
            <w:pPr>
              <w:rPr>
                <w:ins w:id="527" w:author="MURILO CARVALHO POVOA DA SILVA" w:date="2024-10-04T20:46:00Z"/>
              </w:rPr>
            </w:pPr>
            <w:ins w:id="528" w:author="MURILO CARVALHO POVOA DA SILVA" w:date="2024-10-04T20:46:00Z">
              <w:r>
                <w:t>Visualiza o relatório gerado</w:t>
              </w:r>
            </w:ins>
          </w:p>
        </w:tc>
      </w:tr>
      <w:tr w:rsidR="00F46DCB" w14:paraId="77B8A6D1" w14:textId="77777777" w:rsidTr="00F46DCB">
        <w:trPr>
          <w:ins w:id="529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981BF" w14:textId="77777777" w:rsidR="00F46DCB" w:rsidRDefault="00F46DCB">
            <w:pPr>
              <w:rPr>
                <w:ins w:id="530" w:author="MURILO CARVALHO POVOA DA SILVA" w:date="2024-10-04T20:46:00Z"/>
              </w:rPr>
            </w:pPr>
            <w:ins w:id="531" w:author="MURILO CARVALHO POVOA DA SILVA" w:date="2024-10-04T20:46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352B5" w14:textId="77777777" w:rsidR="00F46DCB" w:rsidRDefault="00F46DCB">
            <w:pPr>
              <w:rPr>
                <w:ins w:id="532" w:author="MURILO CARVALHO POVOA DA SILVA" w:date="2024-10-04T20:46:00Z"/>
              </w:rPr>
            </w:pPr>
            <w:ins w:id="533" w:author="MURILO CARVALHO POVOA DA SILVA" w:date="2024-10-04T20:46:00Z">
              <w:r>
                <w:t>Relatório de performance em .PDF</w:t>
              </w:r>
            </w:ins>
          </w:p>
        </w:tc>
      </w:tr>
      <w:tr w:rsidR="00F46DCB" w14:paraId="696D3F73" w14:textId="77777777" w:rsidTr="00F46DCB">
        <w:trPr>
          <w:ins w:id="534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4A18E" w14:textId="77777777" w:rsidR="00F46DCB" w:rsidRDefault="00F46DCB">
            <w:pPr>
              <w:rPr>
                <w:ins w:id="535" w:author="MURILO CARVALHO POVOA DA SILVA" w:date="2024-10-04T20:46:00Z"/>
              </w:rPr>
            </w:pPr>
            <w:ins w:id="536" w:author="MURILO CARVALHO POVOA DA SILVA" w:date="2024-10-04T20:46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6815A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537" w:author="MURILO CARVALHO POVOA DA SILVA" w:date="2024-10-04T20:46:00Z"/>
              </w:rPr>
            </w:pPr>
            <w:ins w:id="538" w:author="MURILO CARVALHO POVOA DA SILVA" w:date="2024-10-04T20:46:00Z">
              <w:r>
                <w:t xml:space="preserve">O e-commerce pode visualizar o relatório gerado através do próprio </w:t>
              </w:r>
              <w:proofErr w:type="spellStart"/>
              <w:r>
                <w:t>FreteCheck</w:t>
              </w:r>
              <w:proofErr w:type="spellEnd"/>
              <w:r>
                <w:t xml:space="preserve"> ou pode optar por baixa-lo.</w:t>
              </w:r>
            </w:ins>
          </w:p>
        </w:tc>
      </w:tr>
      <w:tr w:rsidR="00F46DCB" w14:paraId="665411F3" w14:textId="77777777" w:rsidTr="00F46DCB">
        <w:trPr>
          <w:ins w:id="539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802E2" w14:textId="77777777" w:rsidR="00F46DCB" w:rsidRDefault="00F46DCB">
            <w:pPr>
              <w:rPr>
                <w:ins w:id="540" w:author="MURILO CARVALHO POVOA DA SILVA" w:date="2024-10-04T20:46:00Z"/>
              </w:rPr>
            </w:pPr>
            <w:ins w:id="541" w:author="MURILO CARVALHO POVOA DA SILVA" w:date="2024-10-04T20:46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3655A" w14:textId="77777777" w:rsidR="00F46DCB" w:rsidRDefault="00F46DCB">
            <w:pPr>
              <w:rPr>
                <w:ins w:id="542" w:author="MURILO CARVALHO POVOA DA SILVA" w:date="2024-10-04T20:46:00Z"/>
              </w:rPr>
            </w:pPr>
          </w:p>
        </w:tc>
      </w:tr>
    </w:tbl>
    <w:p w14:paraId="1A5B3C59" w14:textId="42417277" w:rsidR="00F738CA" w:rsidRDefault="00F46DCB">
      <w:pPr>
        <w:jc w:val="center"/>
      </w:pPr>
      <w:ins w:id="543" w:author="MURILO CARVALHO POVOA DA SILVA" w:date="2024-10-04T20:46:00Z">
        <w:r w:rsidDel="00F46DCB">
          <w:rPr>
            <w:noProof/>
          </w:rPr>
          <w:t xml:space="preserve"> </w:t>
        </w:r>
      </w:ins>
      <w:del w:id="544" w:author="MURILO CARVALHO POVOA DA SILVA" w:date="2024-10-04T20:46:00Z">
        <w:r w:rsidR="00293BF0" w:rsidDel="00F46DCB">
          <w:rPr>
            <w:noProof/>
          </w:rPr>
          <mc:AlternateContent>
            <mc:Choice Requires="wpi">
              <w:drawing>
                <wp:anchor distT="0" distB="0" distL="114300" distR="114300" simplePos="0" relativeHeight="251688960" behindDoc="0" locked="0" layoutInCell="1" allowOverlap="1" wp14:anchorId="4B7A415B" wp14:editId="42850793">
                  <wp:simplePos x="0" y="0"/>
                  <wp:positionH relativeFrom="column">
                    <wp:posOffset>1193165</wp:posOffset>
                  </wp:positionH>
                  <wp:positionV relativeFrom="paragraph">
                    <wp:posOffset>407035</wp:posOffset>
                  </wp:positionV>
                  <wp:extent cx="2683290" cy="2329180"/>
                  <wp:effectExtent l="38100" t="38100" r="41275" b="52070"/>
                  <wp:wrapNone/>
                  <wp:docPr id="462205504" name="Tinta 32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33">
                        <w14:nvContentPartPr>
                          <w14:cNvContentPartPr/>
                        </w14:nvContentPartPr>
                        <w14:xfrm>
                          <a:off x="0" y="0"/>
                          <a:ext cx="2683290" cy="232918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090C5DEA" id="Tinta 32" o:spid="_x0000_s1026" type="#_x0000_t75" style="position:absolute;margin-left:93.45pt;margin-top:31.55pt;width:212.3pt;height:18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">
                  <v:imagedata r:id="rId34" o:title=""/>
                </v:shape>
              </w:pict>
            </mc:Fallback>
          </mc:AlternateContent>
        </w:r>
        <w:commentRangeStart w:id="545"/>
        <w:r w:rsidR="004736A4" w:rsidDel="00F46DCB">
          <w:rPr>
            <w:noProof/>
          </w:rPr>
          <w:drawing>
            <wp:inline distT="0" distB="0" distL="114300" distR="114300" wp14:anchorId="22D3A4B0" wp14:editId="4E74B04E">
              <wp:extent cx="4789805" cy="2852420"/>
              <wp:effectExtent l="0" t="0" r="0" b="0"/>
              <wp:docPr id="7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3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89805" cy="285242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  <w:commentRangeEnd w:id="545"/>
      <w:r w:rsidR="00293BF0">
        <w:rPr>
          <w:rStyle w:val="Refdecomentrio"/>
        </w:rPr>
        <w:commentReference w:id="545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PrChange w:id="546" w:author="MURILO CARVALHO POVOA DA SILVA" w:date="2024-10-04T20:46:00Z">
          <w:tblPr>
            <w:tblW w:w="9210" w:type="dxa"/>
            <w:tblInd w:w="-10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227"/>
        <w:gridCol w:w="5983"/>
        <w:tblGridChange w:id="547">
          <w:tblGrid>
            <w:gridCol w:w="3227"/>
            <w:gridCol w:w="5983"/>
          </w:tblGrid>
        </w:tblGridChange>
      </w:tblGrid>
      <w:tr w:rsidR="00696457" w:rsidDel="00F46DCB" w14:paraId="13654436" w14:textId="28E2F76F" w:rsidTr="00F46DCB">
        <w:trPr>
          <w:del w:id="548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49" w:author="MURILO CARVALHO POVOA DA SILVA" w:date="2024-10-04T20:46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1842E436" w14:textId="13EF2C27" w:rsidR="00696457" w:rsidDel="00F46DCB" w:rsidRDefault="00696457">
            <w:pPr>
              <w:rPr>
                <w:del w:id="550" w:author="MURILO CARVALHO POVOA DA SILVA" w:date="2024-10-04T20:46:00Z"/>
              </w:rPr>
            </w:pPr>
            <w:del w:id="551" w:author="MURILO CARVALHO POVOA DA SILVA" w:date="2024-10-04T20:46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52" w:author="MURILO CARVALHO POVOA DA SILVA" w:date="2024-10-04T20:46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5939A469" w14:textId="3E6E4F3F" w:rsidR="00696457" w:rsidDel="00F46DCB" w:rsidRDefault="00696457">
            <w:pPr>
              <w:rPr>
                <w:del w:id="553" w:author="MURILO CARVALHO POVOA DA SILVA" w:date="2024-10-04T20:46:00Z"/>
              </w:rPr>
            </w:pPr>
            <w:del w:id="554" w:author="MURILO CARVALHO POVOA DA SILVA" w:date="2024-10-04T20:46:00Z">
              <w:r w:rsidDel="00F46DCB">
                <w:delText xml:space="preserve">Acessa a plataforma </w:delText>
              </w:r>
              <w:r w:rsidR="00293BF0" w:rsidDel="00F46DCB">
                <w:delText xml:space="preserve">fretecheck na seção de </w:delText>
              </w:r>
              <w:r w:rsidDel="00F46DCB">
                <w:delText>relatórios</w:delText>
              </w:r>
            </w:del>
          </w:p>
        </w:tc>
      </w:tr>
      <w:tr w:rsidR="00696457" w:rsidDel="00F46DCB" w14:paraId="2CFD947E" w14:textId="2D349E8E" w:rsidTr="00F46DCB">
        <w:trPr>
          <w:del w:id="555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56" w:author="MURILO CARVALHO POVOA DA SILVA" w:date="2024-10-04T20:46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2EF68CF5" w14:textId="460B5719" w:rsidR="00696457" w:rsidDel="00F46DCB" w:rsidRDefault="00696457">
            <w:pPr>
              <w:rPr>
                <w:del w:id="557" w:author="MURILO CARVALHO POVOA DA SILVA" w:date="2024-10-04T20:46:00Z"/>
              </w:rPr>
            </w:pPr>
            <w:del w:id="558" w:author="MURILO CARVALHO POVOA DA SILVA" w:date="2024-10-04T20:46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559" w:author="MURILO CARVALHO POVOA DA SILVA" w:date="2024-10-04T20:46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14:paraId="438A5577" w14:textId="3C192F33" w:rsidR="00696457" w:rsidDel="00F46DCB" w:rsidRDefault="00696457">
            <w:pPr>
              <w:rPr>
                <w:del w:id="560" w:author="MURILO CARVALHO POVOA DA SILVA" w:date="2024-10-04T20:46:00Z"/>
              </w:rPr>
            </w:pPr>
          </w:p>
        </w:tc>
      </w:tr>
      <w:tr w:rsidR="00696457" w:rsidDel="00F46DCB" w14:paraId="291B97EB" w14:textId="582BB59C" w:rsidTr="00F46DCB">
        <w:trPr>
          <w:del w:id="56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62" w:author="MURILO CARVALHO POVOA DA SILVA" w:date="2024-10-04T20:46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17366C95" w14:textId="3EF7E270" w:rsidR="00696457" w:rsidDel="00F46DCB" w:rsidRDefault="00696457">
            <w:pPr>
              <w:rPr>
                <w:del w:id="563" w:author="MURILO CARVALHO POVOA DA SILVA" w:date="2024-10-04T20:46:00Z"/>
              </w:rPr>
            </w:pPr>
            <w:del w:id="564" w:author="MURILO CARVALHO POVOA DA SILVA" w:date="2024-10-04T20:46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65" w:author="MURILO CARVALHO POVOA DA SILVA" w:date="2024-10-04T20:46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1DF05C8F" w14:textId="43F99090" w:rsidR="00696457" w:rsidDel="00F46DCB" w:rsidRDefault="00696457" w:rsidP="00696457">
            <w:pPr>
              <w:numPr>
                <w:ilvl w:val="0"/>
                <w:numId w:val="41"/>
              </w:numPr>
              <w:rPr>
                <w:del w:id="566" w:author="MURILO CARVALHO POVOA DA SILVA" w:date="2024-10-04T20:46:00Z"/>
              </w:rPr>
            </w:pPr>
            <w:del w:id="567" w:author="MURILO CARVALHO POVOA DA SILVA" w:date="2024-10-04T20:46:00Z">
              <w:r w:rsidDel="00F46DCB">
                <w:delText>E-Commerce acessa o FreteCheck e seleciona a seção de relatórios;</w:delText>
              </w:r>
            </w:del>
          </w:p>
        </w:tc>
      </w:tr>
      <w:tr w:rsidR="00696457" w:rsidDel="00F46DCB" w14:paraId="24C7031E" w14:textId="424C5579" w:rsidTr="00F46DCB">
        <w:trPr>
          <w:del w:id="568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569" w:author="MURILO CARVALHO POVOA DA SILVA" w:date="2024-10-04T20:46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229FCE2A" w14:textId="624D7CF5" w:rsidR="00696457" w:rsidDel="00F46DCB" w:rsidRDefault="00696457">
            <w:pPr>
              <w:rPr>
                <w:del w:id="570" w:author="MURILO CARVALHO POVOA DA SILVA" w:date="2024-10-04T20:46:00Z"/>
              </w:rPr>
            </w:pPr>
            <w:del w:id="571" w:author="MURILO CARVALHO POVOA DA SILVA" w:date="2024-10-04T20:46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572" w:author="MURILO CARVALHO POVOA DA SILVA" w:date="2024-10-04T20:46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14:paraId="67B4F926" w14:textId="51BFB33F" w:rsidR="00696457" w:rsidDel="00F46DCB" w:rsidRDefault="00696457">
            <w:pPr>
              <w:rPr>
                <w:del w:id="573" w:author="MURILO CARVALHO POVOA DA SILVA" w:date="2024-10-04T20:46:00Z"/>
              </w:rPr>
            </w:pPr>
          </w:p>
        </w:tc>
      </w:tr>
    </w:tbl>
    <w:p w14:paraId="01CF675A" w14:textId="0577D7C8" w:rsidR="00696457" w:rsidDel="00F46DCB" w:rsidRDefault="00696457" w:rsidP="00696457">
      <w:pPr>
        <w:jc w:val="center"/>
        <w:rPr>
          <w:del w:id="574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:rsidDel="00F46DCB" w14:paraId="71EA1293" w14:textId="15C177B6" w:rsidTr="00696457">
        <w:trPr>
          <w:del w:id="575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C85D2" w14:textId="7AB9CE5E" w:rsidR="00696457" w:rsidDel="00F46DCB" w:rsidRDefault="00696457">
            <w:pPr>
              <w:rPr>
                <w:del w:id="576" w:author="MURILO CARVALHO POVOA DA SILVA" w:date="2024-10-04T20:46:00Z"/>
              </w:rPr>
            </w:pPr>
            <w:del w:id="577" w:author="MURILO CARVALHO POVOA DA SILVA" w:date="2024-10-04T20:46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67D84" w14:textId="5F608B00" w:rsidR="00696457" w:rsidDel="00F46DCB" w:rsidRDefault="00696457">
            <w:pPr>
              <w:rPr>
                <w:del w:id="578" w:author="MURILO CARVALHO POVOA DA SILVA" w:date="2024-10-04T20:46:00Z"/>
              </w:rPr>
            </w:pPr>
            <w:del w:id="579" w:author="MURILO CARVALHO POVOA DA SILVA" w:date="2024-10-04T20:46:00Z">
              <w:r w:rsidDel="00F46DCB">
                <w:delText>Mostra informações gerais da empresa</w:delText>
              </w:r>
              <w:r w:rsidR="00293BF0" w:rsidDel="00F46DCB">
                <w:delText xml:space="preserve"> XXXX</w:delText>
              </w:r>
            </w:del>
          </w:p>
        </w:tc>
      </w:tr>
      <w:tr w:rsidR="00696457" w:rsidDel="00F46DCB" w14:paraId="2EC16CA9" w14:textId="7C4EC593" w:rsidTr="00696457">
        <w:trPr>
          <w:del w:id="580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775F5" w14:textId="1DF573A3" w:rsidR="00696457" w:rsidDel="00F46DCB" w:rsidRDefault="00696457">
            <w:pPr>
              <w:rPr>
                <w:del w:id="581" w:author="MURILO CARVALHO POVOA DA SILVA" w:date="2024-10-04T20:46:00Z"/>
              </w:rPr>
            </w:pPr>
            <w:del w:id="582" w:author="MURILO CARVALHO POVOA DA SILVA" w:date="2024-10-04T20:46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508DA" w14:textId="0726F341" w:rsidR="00696457" w:rsidDel="00F46DCB" w:rsidRDefault="00696457">
            <w:pPr>
              <w:rPr>
                <w:del w:id="583" w:author="MURILO CARVALHO POVOA DA SILVA" w:date="2024-10-04T20:46:00Z"/>
              </w:rPr>
            </w:pPr>
            <w:del w:id="584" w:author="MURILO CARVALHO POVOA DA SILVA" w:date="2024-10-04T20:46:00Z">
              <w:r w:rsidDel="00F46DCB">
                <w:delText>Pedido para acessar a seção de relatórios</w:delText>
              </w:r>
            </w:del>
          </w:p>
        </w:tc>
      </w:tr>
      <w:tr w:rsidR="00696457" w:rsidDel="00F46DCB" w14:paraId="1710D3C4" w14:textId="702753A1" w:rsidTr="00696457">
        <w:trPr>
          <w:del w:id="585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26496" w14:textId="63378666" w:rsidR="00696457" w:rsidDel="00F46DCB" w:rsidRDefault="00696457">
            <w:pPr>
              <w:rPr>
                <w:del w:id="586" w:author="MURILO CARVALHO POVOA DA SILVA" w:date="2024-10-04T20:46:00Z"/>
              </w:rPr>
            </w:pPr>
            <w:del w:id="587" w:author="MURILO CARVALHO POVOA DA SILVA" w:date="2024-10-04T20:46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BC7D" w14:textId="582DCD3C" w:rsidR="00696457" w:rsidDel="00F46DCB" w:rsidRDefault="00696457" w:rsidP="00696457">
            <w:pPr>
              <w:pStyle w:val="PargrafodaLista"/>
              <w:numPr>
                <w:ilvl w:val="0"/>
                <w:numId w:val="39"/>
              </w:numPr>
              <w:rPr>
                <w:del w:id="588" w:author="MURILO CARVALHO POVOA DA SILVA" w:date="2024-10-04T20:46:00Z"/>
              </w:rPr>
            </w:pPr>
            <w:del w:id="589" w:author="MURILO CARVALHO POVOA DA SILVA" w:date="2024-10-04T20:46:00Z">
              <w:r w:rsidDel="00F46DCB">
                <w:delText xml:space="preserve">O sistema </w:delText>
              </w:r>
              <w:r w:rsidR="00293BF0" w:rsidDel="00F46DCB">
                <w:delText xml:space="preserve">lista </w:delText>
              </w:r>
              <w:r w:rsidDel="00F46DCB">
                <w:delText>informações gerais da empresa em formato de Dashs, contendo performance em função do tempo que empresa está cadastrada no FreteCheck</w:delText>
              </w:r>
            </w:del>
          </w:p>
        </w:tc>
      </w:tr>
      <w:tr w:rsidR="00696457" w:rsidDel="00F46DCB" w14:paraId="4F933D6D" w14:textId="7EE9E0DC" w:rsidTr="00696457">
        <w:trPr>
          <w:del w:id="590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8BD32" w14:textId="7ED8BFA1" w:rsidR="00696457" w:rsidDel="00F46DCB" w:rsidRDefault="00696457">
            <w:pPr>
              <w:rPr>
                <w:del w:id="591" w:author="MURILO CARVALHO POVOA DA SILVA" w:date="2024-10-04T20:46:00Z"/>
              </w:rPr>
            </w:pPr>
            <w:del w:id="592" w:author="MURILO CARVALHO POVOA DA SILVA" w:date="2024-10-04T20:46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F33CE" w14:textId="195C2450" w:rsidR="00696457" w:rsidDel="00F46DCB" w:rsidRDefault="00696457">
            <w:pPr>
              <w:rPr>
                <w:del w:id="593" w:author="MURILO CARVALHO POVOA DA SILVA" w:date="2024-10-04T20:46:00Z"/>
              </w:rPr>
            </w:pPr>
            <w:commentRangeStart w:id="594"/>
            <w:del w:id="595" w:author="MURILO CARVALHO POVOA DA SILVA" w:date="2024-10-04T20:46:00Z">
              <w:r w:rsidDel="00F46DCB">
                <w:delText>Informações de performance da empresa</w:delText>
              </w:r>
              <w:commentRangeEnd w:id="594"/>
              <w:r w:rsidR="00293BF0" w:rsidDel="00F46DCB">
                <w:rPr>
                  <w:rStyle w:val="Refdecomentrio"/>
                </w:rPr>
                <w:commentReference w:id="594"/>
              </w:r>
            </w:del>
          </w:p>
        </w:tc>
      </w:tr>
    </w:tbl>
    <w:p w14:paraId="5EA86566" w14:textId="6D6442EB" w:rsidR="00696457" w:rsidDel="00F46DCB" w:rsidRDefault="00696457" w:rsidP="00696457">
      <w:pPr>
        <w:jc w:val="center"/>
        <w:rPr>
          <w:del w:id="596" w:author="MURILO CARVALHO POVOA DA SILVA" w:date="2024-10-04T20:46:00Z"/>
        </w:rPr>
      </w:pPr>
    </w:p>
    <w:p w14:paraId="7D46DBFC" w14:textId="3A6819E6" w:rsidR="00696457" w:rsidDel="00F46DCB" w:rsidRDefault="00696457" w:rsidP="00696457">
      <w:pPr>
        <w:jc w:val="center"/>
        <w:rPr>
          <w:del w:id="597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:rsidDel="00F46DCB" w14:paraId="6410DCB6" w14:textId="486F61B3" w:rsidTr="00696457">
        <w:trPr>
          <w:del w:id="598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23BE6" w14:textId="5B022AB6" w:rsidR="00696457" w:rsidDel="00F46DCB" w:rsidRDefault="00696457">
            <w:pPr>
              <w:rPr>
                <w:del w:id="599" w:author="MURILO CARVALHO POVOA DA SILVA" w:date="2024-10-04T20:46:00Z"/>
              </w:rPr>
            </w:pPr>
            <w:del w:id="600" w:author="MURILO CARVALHO POVOA DA SILVA" w:date="2024-10-04T20:46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0A905" w14:textId="218A0F08" w:rsidR="00696457" w:rsidDel="00F46DCB" w:rsidRDefault="00293BF0">
            <w:pPr>
              <w:rPr>
                <w:del w:id="601" w:author="MURILO CARVALHO POVOA DA SILVA" w:date="2024-10-04T20:46:00Z"/>
              </w:rPr>
            </w:pPr>
            <w:del w:id="602" w:author="MURILO CARVALHO POVOA DA SILVA" w:date="2024-10-04T20:46:00Z">
              <w:r w:rsidDel="00F46DCB">
                <w:delText xml:space="preserve">Selecione a </w:delText>
              </w:r>
              <w:r w:rsidR="00696457" w:rsidDel="00F46DCB">
                <w:delText>Opção de gerar relatório</w:delText>
              </w:r>
            </w:del>
          </w:p>
        </w:tc>
      </w:tr>
      <w:tr w:rsidR="00696457" w:rsidDel="00F46DCB" w14:paraId="7FE38906" w14:textId="73036E8F" w:rsidTr="00696457">
        <w:trPr>
          <w:del w:id="603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01F49" w14:textId="700B5105" w:rsidR="00696457" w:rsidDel="00F46DCB" w:rsidRDefault="00696457">
            <w:pPr>
              <w:rPr>
                <w:del w:id="604" w:author="MURILO CARVALHO POVOA DA SILVA" w:date="2024-10-04T20:46:00Z"/>
              </w:rPr>
            </w:pPr>
            <w:del w:id="605" w:author="MURILO CARVALHO POVOA DA SILVA" w:date="2024-10-04T20:46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D2650" w14:textId="1D4173C8" w:rsidR="00696457" w:rsidDel="00F46DCB" w:rsidRDefault="00696457">
            <w:pPr>
              <w:rPr>
                <w:del w:id="606" w:author="MURILO CARVALHO POVOA DA SILVA" w:date="2024-10-04T20:46:00Z"/>
              </w:rPr>
            </w:pPr>
            <w:commentRangeStart w:id="607"/>
            <w:del w:id="608" w:author="MURILO CARVALHO POVOA DA SILVA" w:date="2024-10-04T20:46:00Z">
              <w:r w:rsidDel="00F46DCB">
                <w:delText>Inúmeras informações de performance</w:delText>
              </w:r>
              <w:commentRangeEnd w:id="607"/>
              <w:r w:rsidR="00293BF0" w:rsidDel="00F46DCB">
                <w:rPr>
                  <w:rStyle w:val="Refdecomentrio"/>
                </w:rPr>
                <w:commentReference w:id="607"/>
              </w:r>
            </w:del>
          </w:p>
        </w:tc>
      </w:tr>
      <w:tr w:rsidR="00696457" w:rsidDel="00F46DCB" w14:paraId="21FA206D" w14:textId="0624E278" w:rsidTr="00696457">
        <w:trPr>
          <w:del w:id="609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CB3B3" w14:textId="7920D14F" w:rsidR="00696457" w:rsidDel="00F46DCB" w:rsidRDefault="00696457">
            <w:pPr>
              <w:rPr>
                <w:del w:id="610" w:author="MURILO CARVALHO POVOA DA SILVA" w:date="2024-10-04T20:46:00Z"/>
              </w:rPr>
            </w:pPr>
            <w:del w:id="611" w:author="MURILO CARVALHO POVOA DA SILVA" w:date="2024-10-04T20:46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6B212" w14:textId="68AB13D6" w:rsidR="00696457" w:rsidDel="00F46DCB" w:rsidRDefault="00696457" w:rsidP="00696457">
            <w:pPr>
              <w:pStyle w:val="PargrafodaLista"/>
              <w:numPr>
                <w:ilvl w:val="0"/>
                <w:numId w:val="39"/>
              </w:numPr>
              <w:rPr>
                <w:del w:id="612" w:author="MURILO CARVALHO POVOA DA SILVA" w:date="2024-10-04T20:46:00Z"/>
              </w:rPr>
            </w:pPr>
            <w:del w:id="613" w:author="MURILO CARVALHO POVOA DA SILVA" w:date="2024-10-04T20:46:00Z">
              <w:r w:rsidDel="00F46DCB">
                <w:delText>O e-commerce seleciona os filtros desejados, seja por data, tipo de produto e etc, e informa que deseja gerar um relatório baseado nessas informações</w:delText>
              </w:r>
            </w:del>
          </w:p>
        </w:tc>
      </w:tr>
      <w:tr w:rsidR="00696457" w:rsidDel="00F46DCB" w14:paraId="12274816" w14:textId="411CD50B" w:rsidTr="00696457">
        <w:trPr>
          <w:del w:id="614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ABECE" w14:textId="016B2B80" w:rsidR="00696457" w:rsidDel="00F46DCB" w:rsidRDefault="00696457">
            <w:pPr>
              <w:rPr>
                <w:del w:id="615" w:author="MURILO CARVALHO POVOA DA SILVA" w:date="2024-10-04T20:46:00Z"/>
              </w:rPr>
            </w:pPr>
            <w:del w:id="616" w:author="MURILO CARVALHO POVOA DA SILVA" w:date="2024-10-04T20:46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6AA11" w14:textId="030DBD1E" w:rsidR="00696457" w:rsidDel="00F46DCB" w:rsidRDefault="00696457">
            <w:pPr>
              <w:rPr>
                <w:del w:id="617" w:author="MURILO CARVALHO POVOA DA SILVA" w:date="2024-10-04T20:46:00Z"/>
              </w:rPr>
            </w:pPr>
            <w:del w:id="618" w:author="MURILO CARVALHO POVOA DA SILVA" w:date="2024-10-04T20:46:00Z">
              <w:r w:rsidDel="00F46DCB">
                <w:delText>Pedido para gerar relatório</w:delText>
              </w:r>
            </w:del>
          </w:p>
        </w:tc>
      </w:tr>
    </w:tbl>
    <w:p w14:paraId="08053BDA" w14:textId="0A25DE7B" w:rsidR="00696457" w:rsidDel="00F46DCB" w:rsidRDefault="00696457" w:rsidP="00696457">
      <w:pPr>
        <w:jc w:val="center"/>
        <w:rPr>
          <w:del w:id="619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:rsidDel="00F46DCB" w14:paraId="2E19F819" w14:textId="50C3531A" w:rsidTr="00696457">
        <w:trPr>
          <w:del w:id="620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5D517" w14:textId="240113B4" w:rsidR="00696457" w:rsidDel="00F46DCB" w:rsidRDefault="00696457">
            <w:pPr>
              <w:rPr>
                <w:del w:id="621" w:author="MURILO CARVALHO POVOA DA SILVA" w:date="2024-10-04T20:46:00Z"/>
              </w:rPr>
            </w:pPr>
            <w:del w:id="622" w:author="MURILO CARVALHO POVOA DA SILVA" w:date="2024-10-04T20:46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CA45A" w14:textId="41FAE22B" w:rsidR="00696457" w:rsidDel="00F46DCB" w:rsidRDefault="00696457">
            <w:pPr>
              <w:rPr>
                <w:del w:id="623" w:author="MURILO CARVALHO POVOA DA SILVA" w:date="2024-10-04T20:46:00Z"/>
              </w:rPr>
            </w:pPr>
            <w:del w:id="624" w:author="MURILO CARVALHO POVOA DA SILVA" w:date="2024-10-04T20:46:00Z">
              <w:r w:rsidDel="00F46DCB">
                <w:delText>Gerar arquivo .PDF com as informações pedidas</w:delText>
              </w:r>
              <w:r w:rsidR="00293BF0" w:rsidDel="00F46DCB">
                <w:delText xml:space="preserve"> XXXX</w:delText>
              </w:r>
            </w:del>
          </w:p>
        </w:tc>
      </w:tr>
      <w:tr w:rsidR="00696457" w:rsidDel="00F46DCB" w14:paraId="0BC98CFB" w14:textId="431C630A" w:rsidTr="00696457">
        <w:trPr>
          <w:del w:id="625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FA409" w14:textId="78CDFD4F" w:rsidR="00696457" w:rsidDel="00F46DCB" w:rsidRDefault="00696457">
            <w:pPr>
              <w:rPr>
                <w:del w:id="626" w:author="MURILO CARVALHO POVOA DA SILVA" w:date="2024-10-04T20:46:00Z"/>
              </w:rPr>
            </w:pPr>
            <w:del w:id="627" w:author="MURILO CARVALHO POVOA DA SILVA" w:date="2024-10-04T20:46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4B5A6" w14:textId="4F7E80B4" w:rsidR="00696457" w:rsidDel="00F46DCB" w:rsidRDefault="00696457">
            <w:pPr>
              <w:rPr>
                <w:del w:id="628" w:author="MURILO CARVALHO POVOA DA SILVA" w:date="2024-10-04T20:46:00Z"/>
              </w:rPr>
            </w:pPr>
            <w:del w:id="629" w:author="MURILO CARVALHO POVOA DA SILVA" w:date="2024-10-04T20:46:00Z">
              <w:r w:rsidDel="00F46DCB">
                <w:delText>Confirmação para gerar relatório</w:delText>
              </w:r>
            </w:del>
          </w:p>
        </w:tc>
      </w:tr>
      <w:tr w:rsidR="00696457" w:rsidDel="00F46DCB" w14:paraId="45C31B95" w14:textId="70F87998" w:rsidTr="00696457">
        <w:trPr>
          <w:del w:id="630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22D55" w14:textId="1492BC22" w:rsidR="00696457" w:rsidDel="00F46DCB" w:rsidRDefault="00696457">
            <w:pPr>
              <w:rPr>
                <w:del w:id="631" w:author="MURILO CARVALHO POVOA DA SILVA" w:date="2024-10-04T20:46:00Z"/>
              </w:rPr>
            </w:pPr>
            <w:del w:id="632" w:author="MURILO CARVALHO POVOA DA SILVA" w:date="2024-10-04T20:46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1FFE6" w14:textId="05177BE3" w:rsidR="00696457" w:rsidDel="00F46DCB" w:rsidRDefault="00696457" w:rsidP="00696457">
            <w:pPr>
              <w:pStyle w:val="PargrafodaLista"/>
              <w:numPr>
                <w:ilvl w:val="0"/>
                <w:numId w:val="39"/>
              </w:numPr>
              <w:rPr>
                <w:del w:id="633" w:author="MURILO CARVALHO POVOA DA SILVA" w:date="2024-10-04T20:46:00Z"/>
              </w:rPr>
            </w:pPr>
            <w:del w:id="634" w:author="MURILO CARVALHO POVOA DA SILVA" w:date="2024-10-04T20:46:00Z">
              <w:r w:rsidDel="00F46DCB">
                <w:delText>Sistema gera um relatório .PDF, condensando todas informações de performances selecionadas pelo E-commerce.</w:delText>
              </w:r>
            </w:del>
          </w:p>
        </w:tc>
      </w:tr>
      <w:tr w:rsidR="00696457" w:rsidDel="00F46DCB" w14:paraId="469E9767" w14:textId="767DA219" w:rsidTr="00696457">
        <w:trPr>
          <w:del w:id="635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5F4E0" w14:textId="32294BF3" w:rsidR="00696457" w:rsidDel="00F46DCB" w:rsidRDefault="00696457">
            <w:pPr>
              <w:rPr>
                <w:del w:id="636" w:author="MURILO CARVALHO POVOA DA SILVA" w:date="2024-10-04T20:46:00Z"/>
              </w:rPr>
            </w:pPr>
            <w:del w:id="637" w:author="MURILO CARVALHO POVOA DA SILVA" w:date="2024-10-04T20:46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015BC" w14:textId="1BE3353A" w:rsidR="00696457" w:rsidDel="00F46DCB" w:rsidRDefault="00696457">
            <w:pPr>
              <w:rPr>
                <w:del w:id="638" w:author="MURILO CARVALHO POVOA DA SILVA" w:date="2024-10-04T20:46:00Z"/>
              </w:rPr>
            </w:pPr>
            <w:del w:id="639" w:author="MURILO CARVALHO POVOA DA SILVA" w:date="2024-10-04T20:46:00Z">
              <w:r w:rsidDel="00F46DCB">
                <w:delText>Arquivo .PDF com as informações de performance</w:delText>
              </w:r>
            </w:del>
          </w:p>
        </w:tc>
      </w:tr>
    </w:tbl>
    <w:p w14:paraId="4D23168B" w14:textId="4CC0837B" w:rsidR="00696457" w:rsidDel="00F46DCB" w:rsidRDefault="00696457" w:rsidP="00696457">
      <w:pPr>
        <w:jc w:val="center"/>
        <w:rPr>
          <w:del w:id="640" w:author="MURILO CARVALHO POVOA DA SILVA" w:date="2024-10-04T20:46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696457" w:rsidDel="00F46DCB" w14:paraId="6B092BC8" w14:textId="489B6BD0" w:rsidTr="00696457">
        <w:trPr>
          <w:del w:id="64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4C150" w14:textId="3AA46E02" w:rsidR="00696457" w:rsidDel="00F46DCB" w:rsidRDefault="00696457">
            <w:pPr>
              <w:rPr>
                <w:del w:id="642" w:author="MURILO CARVALHO POVOA DA SILVA" w:date="2024-10-04T20:46:00Z"/>
              </w:rPr>
            </w:pPr>
            <w:del w:id="643" w:author="MURILO CARVALHO POVOA DA SILVA" w:date="2024-10-04T20:46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90CB4" w14:textId="640901EA" w:rsidR="00696457" w:rsidDel="00F46DCB" w:rsidRDefault="00696457">
            <w:pPr>
              <w:rPr>
                <w:del w:id="644" w:author="MURILO CARVALHO POVOA DA SILVA" w:date="2024-10-04T20:46:00Z"/>
              </w:rPr>
            </w:pPr>
            <w:del w:id="645" w:author="MURILO CARVALHO POVOA DA SILVA" w:date="2024-10-04T20:46:00Z">
              <w:r w:rsidDel="00F46DCB">
                <w:delText>Visualiza o relatório gerado</w:delText>
              </w:r>
            </w:del>
          </w:p>
        </w:tc>
      </w:tr>
      <w:tr w:rsidR="00696457" w:rsidDel="00F46DCB" w14:paraId="342BD66D" w14:textId="4C1C47FE" w:rsidTr="00696457">
        <w:trPr>
          <w:del w:id="64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1820E" w14:textId="17B8B6C6" w:rsidR="00696457" w:rsidDel="00F46DCB" w:rsidRDefault="00696457">
            <w:pPr>
              <w:rPr>
                <w:del w:id="647" w:author="MURILO CARVALHO POVOA DA SILVA" w:date="2024-10-04T20:46:00Z"/>
              </w:rPr>
            </w:pPr>
            <w:del w:id="648" w:author="MURILO CARVALHO POVOA DA SILVA" w:date="2024-10-04T20:46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72A3A" w14:textId="0E3616FB" w:rsidR="00696457" w:rsidDel="00F46DCB" w:rsidRDefault="00696457">
            <w:pPr>
              <w:rPr>
                <w:del w:id="649" w:author="MURILO CARVALHO POVOA DA SILVA" w:date="2024-10-04T20:46:00Z"/>
              </w:rPr>
            </w:pPr>
            <w:del w:id="650" w:author="MURILO CARVALHO POVOA DA SILVA" w:date="2024-10-04T20:46:00Z">
              <w:r w:rsidDel="00F46DCB">
                <w:delText>Relatório de performance em .PDF</w:delText>
              </w:r>
            </w:del>
          </w:p>
        </w:tc>
      </w:tr>
      <w:tr w:rsidR="00696457" w:rsidDel="00F46DCB" w14:paraId="06050DE8" w14:textId="5A163900" w:rsidTr="00696457">
        <w:trPr>
          <w:del w:id="651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DE7E5" w14:textId="0BF1EADC" w:rsidR="00696457" w:rsidDel="00F46DCB" w:rsidRDefault="00696457">
            <w:pPr>
              <w:rPr>
                <w:del w:id="652" w:author="MURILO CARVALHO POVOA DA SILVA" w:date="2024-10-04T20:46:00Z"/>
              </w:rPr>
            </w:pPr>
            <w:del w:id="653" w:author="MURILO CARVALHO POVOA DA SILVA" w:date="2024-10-04T20:46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5FCEE" w14:textId="51A5A0CA" w:rsidR="00696457" w:rsidDel="00F46DCB" w:rsidRDefault="00696457" w:rsidP="00696457">
            <w:pPr>
              <w:pStyle w:val="PargrafodaLista"/>
              <w:numPr>
                <w:ilvl w:val="0"/>
                <w:numId w:val="39"/>
              </w:numPr>
              <w:rPr>
                <w:del w:id="654" w:author="MURILO CARVALHO POVOA DA SILVA" w:date="2024-10-04T20:46:00Z"/>
              </w:rPr>
            </w:pPr>
            <w:del w:id="655" w:author="MURILO CARVALHO POVOA DA SILVA" w:date="2024-10-04T20:46:00Z">
              <w:r w:rsidDel="00F46DCB">
                <w:delText>O e-commerce pode visualizar o relatório gerado através do próprio FreteCheck ou pode optar por baixa-lo.</w:delText>
              </w:r>
            </w:del>
          </w:p>
        </w:tc>
      </w:tr>
      <w:tr w:rsidR="00696457" w:rsidDel="00F46DCB" w14:paraId="0AEFAE9E" w14:textId="5568079B" w:rsidTr="00696457">
        <w:trPr>
          <w:del w:id="656" w:author="MURILO CARVALHO POVOA DA SILVA" w:date="2024-10-04T20:46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32FC9" w14:textId="05ABF0B5" w:rsidR="00696457" w:rsidDel="00F46DCB" w:rsidRDefault="00696457">
            <w:pPr>
              <w:rPr>
                <w:del w:id="657" w:author="MURILO CARVALHO POVOA DA SILVA" w:date="2024-10-04T20:46:00Z"/>
              </w:rPr>
            </w:pPr>
            <w:del w:id="658" w:author="MURILO CARVALHO POVOA DA SILVA" w:date="2024-10-04T20:46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CF5D5" w14:textId="303DFEE3" w:rsidR="00696457" w:rsidDel="00F46DCB" w:rsidRDefault="00696457">
            <w:pPr>
              <w:rPr>
                <w:del w:id="659" w:author="MURILO CARVALHO POVOA DA SILVA" w:date="2024-10-04T20:46:00Z"/>
              </w:rPr>
            </w:pPr>
          </w:p>
        </w:tc>
      </w:tr>
    </w:tbl>
    <w:p w14:paraId="5520CEFE" w14:textId="77777777" w:rsidR="00696457" w:rsidRDefault="00696457">
      <w:pPr>
        <w:jc w:val="center"/>
      </w:pPr>
    </w:p>
    <w:p w14:paraId="3926EC5D" w14:textId="77777777" w:rsidR="00F738CA" w:rsidRDefault="004736A4">
      <w:pPr>
        <w:jc w:val="center"/>
      </w:pPr>
      <w:r>
        <w:t>Avaliar Entrega</w:t>
      </w:r>
    </w:p>
    <w:p w14:paraId="254670F2" w14:textId="3BDD1461" w:rsidR="00F738CA" w:rsidRDefault="00B23C9F">
      <w:pPr>
        <w:jc w:val="center"/>
        <w:rPr>
          <w:noProof/>
        </w:rPr>
      </w:pPr>
      <w:r w:rsidRPr="00B23C9F">
        <w:rPr>
          <w:noProof/>
        </w:rPr>
        <w:t xml:space="preserve"> </w:t>
      </w:r>
      <w:r w:rsidRPr="00B23C9F">
        <w:rPr>
          <w:u w:val="single"/>
        </w:rPr>
        <w:drawing>
          <wp:inline distT="0" distB="0" distL="0" distR="0" wp14:anchorId="6C943D91" wp14:editId="1B578E12">
            <wp:extent cx="5760085" cy="32404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5406" w14:textId="77777777" w:rsidR="00B23C9F" w:rsidRDefault="00B23C9F">
      <w:pPr>
        <w:jc w:val="center"/>
        <w:rPr>
          <w:u w:val="single"/>
        </w:rPr>
      </w:pPr>
    </w:p>
    <w:p w14:paraId="22ED146B" w14:textId="7C3502F7" w:rsidR="00176B1D" w:rsidRDefault="00176B1D">
      <w:pPr>
        <w:jc w:val="center"/>
        <w:rPr>
          <w:u w:val="single"/>
        </w:rPr>
      </w:pPr>
    </w:p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176B1D" w14:paraId="7814E735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71D51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C667F" w14:textId="77777777" w:rsidR="00176B1D" w:rsidRDefault="00176B1D">
            <w:r>
              <w:t>Acesso à Seção de Avaliação da Encomenda</w:t>
            </w:r>
          </w:p>
        </w:tc>
      </w:tr>
      <w:tr w:rsidR="00176B1D" w14:paraId="0B4173A2" w14:textId="77777777" w:rsidTr="00176B1D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6CA9F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82508" w14:textId="77777777" w:rsidR="00176B1D" w:rsidRDefault="00176B1D">
            <w:r>
              <w:t>Número da encomenda</w:t>
            </w:r>
          </w:p>
        </w:tc>
      </w:tr>
      <w:tr w:rsidR="00176B1D" w14:paraId="09F394F1" w14:textId="77777777" w:rsidTr="00176B1D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DCB84" w14:textId="77777777" w:rsidR="00176B1D" w:rsidRDefault="00176B1D">
            <w:r>
              <w:rPr>
                <w:b/>
              </w:rPr>
              <w:lastRenderedPageBreak/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57399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 xml:space="preserve">O cliente faz login na plataforma do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13E09CF6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>O cliente navega até a seção de "Minhas Encomendas".</w:t>
            </w:r>
          </w:p>
          <w:p w14:paraId="2AF23DE5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  <w:jc w:val="left"/>
            </w:pPr>
            <w:r>
              <w:t>O cliente localiza a encomenda que deseja avaliar.</w:t>
            </w:r>
          </w:p>
          <w:p w14:paraId="2A3D3A55" w14:textId="77777777" w:rsidR="00176B1D" w:rsidRDefault="00176B1D" w:rsidP="00176B1D">
            <w:pPr>
              <w:pStyle w:val="PargrafodaLista"/>
              <w:numPr>
                <w:ilvl w:val="0"/>
                <w:numId w:val="26"/>
              </w:numPr>
            </w:pPr>
            <w:r>
              <w:t>O cliente clica na opção de "Avaliar Entrega".</w:t>
            </w:r>
          </w:p>
        </w:tc>
      </w:tr>
      <w:tr w:rsidR="00176B1D" w14:paraId="2CB491AA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58EA8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EAA35" w14:textId="77777777" w:rsidR="00176B1D" w:rsidRDefault="00176B1D">
            <w:r>
              <w:t>Avaliação processada e armazenada</w:t>
            </w:r>
          </w:p>
        </w:tc>
      </w:tr>
    </w:tbl>
    <w:p w14:paraId="7D821902" w14:textId="77777777" w:rsidR="00176B1D" w:rsidRDefault="00176B1D" w:rsidP="00176B1D"/>
    <w:tbl>
      <w:tblPr>
        <w:tblW w:w="92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3"/>
        <w:gridCol w:w="6012"/>
      </w:tblGrid>
      <w:tr w:rsidR="00176B1D" w14:paraId="7B781244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65CB0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E8243" w14:textId="05704F90" w:rsidR="00176B1D" w:rsidRDefault="00176B1D">
            <w:r>
              <w:t>Avalia</w:t>
            </w:r>
            <w:r w:rsidR="00293BF0">
              <w:t xml:space="preserve"> </w:t>
            </w:r>
            <w:r>
              <w:t>a Entrega</w:t>
            </w:r>
          </w:p>
        </w:tc>
      </w:tr>
      <w:tr w:rsidR="00176B1D" w14:paraId="5114AE6F" w14:textId="77777777" w:rsidTr="00176B1D">
        <w:trPr>
          <w:trHeight w:val="27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1A7F3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4E8D2" w14:textId="77777777" w:rsidR="00176B1D" w:rsidRDefault="00176B1D">
            <w:r>
              <w:t>Escala de avaliação (estrelas)</w:t>
            </w:r>
          </w:p>
        </w:tc>
      </w:tr>
      <w:tr w:rsidR="00176B1D" w14:paraId="7E2D4F53" w14:textId="77777777" w:rsidTr="00176B1D">
        <w:trPr>
          <w:trHeight w:val="1957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4B29D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50628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visualiza as opções de avaliação (estrelas e campo para comentários).</w:t>
            </w:r>
          </w:p>
          <w:p w14:paraId="16F9ED32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seleciona a quantidade de estrelas que representa sua avaliação.</w:t>
            </w:r>
          </w:p>
          <w:p w14:paraId="0D0D67A4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  <w:jc w:val="left"/>
            </w:pPr>
            <w:r>
              <w:t>O cliente escreve comentários adicionais, se desejar.</w:t>
            </w:r>
          </w:p>
          <w:p w14:paraId="564DB533" w14:textId="77777777" w:rsidR="00176B1D" w:rsidRDefault="00176B1D" w:rsidP="00176B1D">
            <w:pPr>
              <w:pStyle w:val="PargrafodaLista"/>
              <w:numPr>
                <w:ilvl w:val="0"/>
                <w:numId w:val="27"/>
              </w:numPr>
            </w:pPr>
            <w:r>
              <w:t>O cliente clica no botão "Enviar Avaliação".</w:t>
            </w:r>
          </w:p>
        </w:tc>
      </w:tr>
      <w:tr w:rsidR="00176B1D" w14:paraId="078C8380" w14:textId="77777777" w:rsidTr="00176B1D">
        <w:trPr>
          <w:trHeight w:val="283"/>
        </w:trPr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490F47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BCE77" w14:textId="77777777" w:rsidR="00176B1D" w:rsidRDefault="00176B1D">
            <w:r>
              <w:t>Feedback do cliente sobre a entrega</w:t>
            </w:r>
          </w:p>
        </w:tc>
      </w:tr>
    </w:tbl>
    <w:p w14:paraId="349D77EE" w14:textId="77777777" w:rsidR="00176B1D" w:rsidRDefault="00176B1D" w:rsidP="00176B1D"/>
    <w:p w14:paraId="1EFF226A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4DF14ABB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5FE85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20B88" w14:textId="77777777" w:rsidR="00176B1D" w:rsidRDefault="00176B1D">
            <w:r>
              <w:t>Notificação ao Cliente sobre Finalização da Entrega</w:t>
            </w:r>
          </w:p>
        </w:tc>
      </w:tr>
      <w:tr w:rsidR="00176B1D" w14:paraId="1CE68371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CB81B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FCB4A" w14:textId="77777777" w:rsidR="00176B1D" w:rsidRDefault="00176B1D">
            <w:r>
              <w:t>Status da entrega</w:t>
            </w:r>
          </w:p>
        </w:tc>
      </w:tr>
      <w:tr w:rsidR="00176B1D" w14:paraId="6D9C4FEB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4A4F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8A4BE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O sistema verifica que a entrega foi concluída.</w:t>
            </w:r>
          </w:p>
          <w:p w14:paraId="04450A62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O sistema envia uma notificação ao cliente informando que a entrega foi finalizada.</w:t>
            </w:r>
          </w:p>
          <w:p w14:paraId="67AC00BB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  <w:jc w:val="left"/>
            </w:pPr>
            <w:r>
              <w:t>A notificação inclui um link ou botão para que o cliente acesse a opção de avaliar a entrega.</w:t>
            </w:r>
          </w:p>
          <w:p w14:paraId="4CA4E970" w14:textId="77777777" w:rsidR="00176B1D" w:rsidRDefault="00176B1D" w:rsidP="00176B1D">
            <w:pPr>
              <w:pStyle w:val="PargrafodaLista"/>
              <w:numPr>
                <w:ilvl w:val="0"/>
                <w:numId w:val="28"/>
              </w:numPr>
            </w:pPr>
            <w:r>
              <w:t>O cliente é direcionado à seção de avaliação ao clicar na notificação.</w:t>
            </w:r>
          </w:p>
        </w:tc>
      </w:tr>
      <w:tr w:rsidR="00176B1D" w14:paraId="4BC9EFB0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2C93C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EB4C7" w14:textId="77777777" w:rsidR="00176B1D" w:rsidRDefault="00176B1D">
            <w:r>
              <w:t>Notificação enviada ao cliente</w:t>
            </w:r>
          </w:p>
        </w:tc>
      </w:tr>
    </w:tbl>
    <w:p w14:paraId="1CFD1206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0B40F86E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CE1AE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AB225" w14:textId="77777777" w:rsidR="00176B1D" w:rsidRDefault="00176B1D">
            <w:r>
              <w:t>Exibição do Menu de Avaliação</w:t>
            </w:r>
          </w:p>
        </w:tc>
      </w:tr>
      <w:tr w:rsidR="00176B1D" w14:paraId="6CCF3A29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75645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58BC1" w14:textId="77777777" w:rsidR="00176B1D" w:rsidRDefault="00176B1D">
            <w:r>
              <w:t>Solicitação de avaliação do cliente</w:t>
            </w:r>
          </w:p>
        </w:tc>
      </w:tr>
      <w:tr w:rsidR="00176B1D" w14:paraId="29D1C288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728EF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A4458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cliente acessa a seção de avaliação da entrega.</w:t>
            </w:r>
          </w:p>
          <w:p w14:paraId="4E4CD6E9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sistema carrega e exibe o menu de avaliação.</w:t>
            </w:r>
          </w:p>
          <w:p w14:paraId="74DD74B2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menu apresenta uma escala de estrelas (de 1 a 5) para o cliente escolher.</w:t>
            </w:r>
          </w:p>
          <w:p w14:paraId="6ED2B883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  <w:jc w:val="left"/>
            </w:pPr>
            <w:r>
              <w:t>O menu inclui um campo para o cliente deixar comentários adicionais.</w:t>
            </w:r>
          </w:p>
          <w:p w14:paraId="24FD7081" w14:textId="77777777" w:rsidR="00176B1D" w:rsidRDefault="00176B1D" w:rsidP="00176B1D">
            <w:pPr>
              <w:pStyle w:val="PargrafodaLista"/>
              <w:numPr>
                <w:ilvl w:val="0"/>
                <w:numId w:val="29"/>
              </w:numPr>
            </w:pPr>
            <w:r>
              <w:t>O cliente visualiza as instruções sobre como realizar a avaliação.</w:t>
            </w:r>
          </w:p>
        </w:tc>
      </w:tr>
      <w:tr w:rsidR="00176B1D" w14:paraId="438968F3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A1B0" w14:textId="77777777" w:rsidR="00176B1D" w:rsidRDefault="00176B1D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7C550" w14:textId="77777777" w:rsidR="00176B1D" w:rsidRDefault="00176B1D">
            <w:r>
              <w:t>Menu de avaliação exibido para o cliente</w:t>
            </w:r>
          </w:p>
        </w:tc>
      </w:tr>
    </w:tbl>
    <w:p w14:paraId="098C18C8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32CF5FF8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BDA75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8728E" w14:textId="77777777" w:rsidR="00176B1D" w:rsidRDefault="00176B1D">
            <w:r>
              <w:t>Registro da Avaliação da Entrega</w:t>
            </w:r>
          </w:p>
        </w:tc>
      </w:tr>
      <w:tr w:rsidR="00176B1D" w14:paraId="2651E561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17CC7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CD205" w14:textId="77777777" w:rsidR="00176B1D" w:rsidRDefault="00176B1D">
            <w:r>
              <w:t>Avaliação escolhida (número de estrelas)</w:t>
            </w:r>
          </w:p>
        </w:tc>
      </w:tr>
      <w:tr w:rsidR="00176B1D" w14:paraId="5FBDFA41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992BB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ED743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  <w:jc w:val="left"/>
            </w:pPr>
            <w:r>
              <w:t>O cliente seleciona a quantidade de estrelas.</w:t>
            </w:r>
          </w:p>
          <w:p w14:paraId="5EF5228B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  <w:jc w:val="left"/>
            </w:pPr>
            <w:r>
              <w:t>O cliente, se desejar, preenche o campo de comentários.</w:t>
            </w:r>
          </w:p>
          <w:p w14:paraId="7D3B1C6A" w14:textId="77777777" w:rsidR="00176B1D" w:rsidRDefault="00176B1D" w:rsidP="00176B1D">
            <w:pPr>
              <w:pStyle w:val="PargrafodaLista"/>
              <w:numPr>
                <w:ilvl w:val="0"/>
                <w:numId w:val="30"/>
              </w:numPr>
            </w:pPr>
            <w:r>
              <w:t>O cliente confirma a avaliação clicando no botão "Enviar".</w:t>
            </w:r>
          </w:p>
        </w:tc>
      </w:tr>
      <w:tr w:rsidR="00176B1D" w14:paraId="308F0195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6713F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34B5D" w14:textId="77777777" w:rsidR="00176B1D" w:rsidRDefault="00176B1D">
            <w:r>
              <w:t>Feedback salvo para análise futura</w:t>
            </w:r>
          </w:p>
        </w:tc>
      </w:tr>
    </w:tbl>
    <w:p w14:paraId="793C7FF3" w14:textId="77777777" w:rsidR="00176B1D" w:rsidRDefault="00176B1D" w:rsidP="00176B1D"/>
    <w:tbl>
      <w:tblPr>
        <w:tblW w:w="93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64"/>
        <w:gridCol w:w="6051"/>
      </w:tblGrid>
      <w:tr w:rsidR="00176B1D" w14:paraId="3CC16EE9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649F7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0614B" w14:textId="77777777" w:rsidR="00176B1D" w:rsidRDefault="00176B1D">
            <w:r>
              <w:t>Processamento da Avaliação</w:t>
            </w:r>
          </w:p>
        </w:tc>
      </w:tr>
      <w:tr w:rsidR="00176B1D" w14:paraId="70C5A282" w14:textId="77777777" w:rsidTr="00176B1D">
        <w:trPr>
          <w:trHeight w:val="27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8B370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8C4E1" w14:textId="77777777" w:rsidR="00176B1D" w:rsidRDefault="00176B1D">
            <w:r>
              <w:t>Avaliação recebida (estrelas e comentários)</w:t>
            </w:r>
          </w:p>
        </w:tc>
      </w:tr>
      <w:tr w:rsidR="00176B1D" w14:paraId="78467458" w14:textId="77777777" w:rsidTr="00176B1D">
        <w:trPr>
          <w:trHeight w:val="1977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84CF6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D5D66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recebe a avaliação do cliente.</w:t>
            </w:r>
          </w:p>
          <w:p w14:paraId="4DE4D856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armazena a avaliação no banco de dados.</w:t>
            </w:r>
          </w:p>
          <w:p w14:paraId="5F4C439E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calcula a média das avaliações, se aplicável.</w:t>
            </w:r>
          </w:p>
          <w:p w14:paraId="0BCADF37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  <w:jc w:val="left"/>
            </w:pPr>
            <w:r>
              <w:t>O sistema notifica as partes relevantes (equipe de logística, atendimento ao cliente) sobre a nova avaliação.</w:t>
            </w:r>
          </w:p>
          <w:p w14:paraId="00E1FA28" w14:textId="77777777" w:rsidR="00176B1D" w:rsidRDefault="00176B1D" w:rsidP="00176B1D">
            <w:pPr>
              <w:pStyle w:val="PargrafodaLista"/>
              <w:numPr>
                <w:ilvl w:val="0"/>
                <w:numId w:val="31"/>
              </w:numPr>
            </w:pPr>
            <w:r>
              <w:t>O sistema pode gerar relatórios de feedback para análise.</w:t>
            </w:r>
          </w:p>
        </w:tc>
      </w:tr>
      <w:tr w:rsidR="00176B1D" w14:paraId="7CC57136" w14:textId="77777777" w:rsidTr="00176B1D">
        <w:trPr>
          <w:trHeight w:val="285"/>
        </w:trPr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A4D6E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944E9" w14:textId="77777777" w:rsidR="00176B1D" w:rsidRDefault="00176B1D">
            <w:r>
              <w:t>Relatórios gerados sobre a avaliação</w:t>
            </w:r>
          </w:p>
        </w:tc>
      </w:tr>
    </w:tbl>
    <w:p w14:paraId="18BFC37B" w14:textId="0FBB0201" w:rsidR="00176B1D" w:rsidRDefault="00176B1D">
      <w:pPr>
        <w:jc w:val="center"/>
        <w:rPr>
          <w:u w:val="single"/>
        </w:rPr>
      </w:pPr>
    </w:p>
    <w:p w14:paraId="1A67C07E" w14:textId="634F9B36" w:rsidR="00F738CA" w:rsidRDefault="00B23C9F">
      <w:pPr>
        <w:jc w:val="center"/>
      </w:pPr>
      <w:r w:rsidRPr="00B23C9F">
        <w:drawing>
          <wp:inline distT="0" distB="0" distL="0" distR="0" wp14:anchorId="05BF32BD" wp14:editId="130A23ED">
            <wp:extent cx="5760085" cy="23977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9F" w:rsidDel="00B23C9F">
        <w:t xml:space="preserve"> </w:t>
      </w:r>
      <w:commentRangeStart w:id="660"/>
      <w:commentRangeEnd w:id="660"/>
      <w:r w:rsidR="00293BF0">
        <w:rPr>
          <w:rStyle w:val="Refdecomentrio"/>
        </w:rPr>
        <w:commentReference w:id="660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63FDC7D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BAD87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CF500" w14:textId="77777777" w:rsidR="00176B1D" w:rsidRDefault="00176B1D">
            <w:r>
              <w:t>Contato com a Loja pelo Chat</w:t>
            </w:r>
          </w:p>
        </w:tc>
      </w:tr>
      <w:tr w:rsidR="00176B1D" w14:paraId="54285E42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A78EF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3448" w14:textId="77777777" w:rsidR="00176B1D" w:rsidRDefault="00176B1D">
            <w:r>
              <w:t>Solicitação da loja (texto ou ticket)</w:t>
            </w:r>
          </w:p>
        </w:tc>
      </w:tr>
      <w:tr w:rsidR="00176B1D" w14:paraId="0461712F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4FB58" w14:textId="77777777" w:rsidR="00176B1D" w:rsidRDefault="00176B1D">
            <w:r>
              <w:rPr>
                <w:b/>
              </w:rPr>
              <w:lastRenderedPageBreak/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B31F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acessa o sistema e visualiza a solicitação da loja.</w:t>
            </w:r>
          </w:p>
          <w:p w14:paraId="03599AA5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lê atentamente a solicitação para entender o problema ou a dúvida.</w:t>
            </w:r>
          </w:p>
          <w:p w14:paraId="1F8E565A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verifica se o chat está disponível e acessível para a loja.</w:t>
            </w:r>
          </w:p>
          <w:p w14:paraId="32938D31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inicia uma conversa no chat com a loja.</w:t>
            </w:r>
          </w:p>
          <w:p w14:paraId="619C6A1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cumprimenta a loja e se apresenta.</w:t>
            </w:r>
          </w:p>
          <w:p w14:paraId="489FC828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pergunta como pode ajudar, reiterando a solicitação recebida.</w:t>
            </w:r>
          </w:p>
          <w:p w14:paraId="34CE7668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escuta atentamente as informações adicionais que a loja fornece.</w:t>
            </w:r>
          </w:p>
          <w:p w14:paraId="6FA13F62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faz perguntas de esclarecimento, se necessário, para obter todos os detalhes relevantes.</w:t>
            </w:r>
          </w:p>
          <w:p w14:paraId="18097702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  <w:jc w:val="left"/>
            </w:pPr>
            <w:r>
              <w:t>O analista anota as informações discutidas durante o chat.</w:t>
            </w:r>
          </w:p>
          <w:p w14:paraId="3E274A7D" w14:textId="77777777" w:rsidR="00176B1D" w:rsidRDefault="00176B1D" w:rsidP="00176B1D">
            <w:pPr>
              <w:pStyle w:val="PargrafodaLista"/>
              <w:numPr>
                <w:ilvl w:val="0"/>
                <w:numId w:val="34"/>
              </w:numPr>
            </w:pPr>
            <w:r>
              <w:t>O analista encerra a conversa agradecendo e confirmando as próximas etapas, se aplicável.</w:t>
            </w:r>
          </w:p>
        </w:tc>
      </w:tr>
      <w:tr w:rsidR="00176B1D" w14:paraId="4FD92F6D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FCE66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DECFC" w14:textId="77777777" w:rsidR="00176B1D" w:rsidRDefault="00176B1D">
            <w:r>
              <w:t>Registro da conversa no chat</w:t>
            </w:r>
          </w:p>
        </w:tc>
      </w:tr>
    </w:tbl>
    <w:p w14:paraId="55102B31" w14:textId="77777777" w:rsidR="00176B1D" w:rsidRDefault="00176B1D" w:rsidP="00176B1D"/>
    <w:p w14:paraId="6855E11F" w14:textId="77777777" w:rsidR="00176B1D" w:rsidRDefault="00176B1D" w:rsidP="00176B1D"/>
    <w:p w14:paraId="41AA58CC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E0EB5C4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D7196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B5B69" w14:textId="77777777" w:rsidR="00176B1D" w:rsidRDefault="00176B1D">
            <w:r>
              <w:t xml:space="preserve">Acionamento do </w:t>
            </w:r>
            <w:proofErr w:type="spellStart"/>
            <w:r>
              <w:t>FreteCheck</w:t>
            </w:r>
            <w:proofErr w:type="spellEnd"/>
            <w:r>
              <w:t xml:space="preserve"> pela Loja Parceira</w:t>
            </w:r>
          </w:p>
        </w:tc>
      </w:tr>
      <w:tr w:rsidR="00176B1D" w14:paraId="7BD581F0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00C40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2CA3D" w14:textId="77777777" w:rsidR="00176B1D" w:rsidRDefault="00176B1D">
            <w:r>
              <w:t>Solicitação da loja parceira</w:t>
            </w:r>
          </w:p>
        </w:tc>
      </w:tr>
      <w:tr w:rsidR="00176B1D" w14:paraId="76344E7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6D716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64D6B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 xml:space="preserve">A loja parceira acessa o </w:t>
            </w:r>
            <w:proofErr w:type="spellStart"/>
            <w:r>
              <w:t>FreteCheck</w:t>
            </w:r>
            <w:proofErr w:type="spellEnd"/>
            <w:r>
              <w:t xml:space="preserve"> e localiza a opção de suporte.</w:t>
            </w:r>
          </w:p>
          <w:p w14:paraId="6A64E752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A loja preenche o formulário de solicitação com os detalhes do problema do cliente.</w:t>
            </w:r>
          </w:p>
          <w:p w14:paraId="3C0B32BE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 xml:space="preserve">A loja envia a solicitação, que é registrada no sistema do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14A689D4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  <w:jc w:val="left"/>
            </w:pPr>
            <w:r>
              <w:t>O sistema gera um número de ticket para acompanhamento.</w:t>
            </w:r>
          </w:p>
          <w:p w14:paraId="54024595" w14:textId="77777777" w:rsidR="00176B1D" w:rsidRDefault="00176B1D" w:rsidP="00176B1D">
            <w:pPr>
              <w:pStyle w:val="PargrafodaLista"/>
              <w:numPr>
                <w:ilvl w:val="0"/>
                <w:numId w:val="35"/>
              </w:numPr>
            </w:pPr>
            <w:r>
              <w:t>A loja recebe uma confirmação de que a solicitação foi recebida e está em análise.</w:t>
            </w:r>
          </w:p>
        </w:tc>
      </w:tr>
      <w:tr w:rsidR="00176B1D" w14:paraId="2783F04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386FF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EB509" w14:textId="77777777" w:rsidR="00176B1D" w:rsidRDefault="00176B1D">
            <w:r>
              <w:t>Registro da solicitação no sistema</w:t>
            </w:r>
          </w:p>
        </w:tc>
      </w:tr>
    </w:tbl>
    <w:p w14:paraId="0BA60E71" w14:textId="77777777" w:rsidR="00176B1D" w:rsidRDefault="00176B1D" w:rsidP="00176B1D">
      <w:pPr>
        <w:ind w:left="720"/>
      </w:pPr>
    </w:p>
    <w:p w14:paraId="7C84CA6E" w14:textId="77777777" w:rsidR="00176B1D" w:rsidRDefault="00176B1D" w:rsidP="00176B1D">
      <w:pPr>
        <w:ind w:left="720"/>
      </w:pPr>
    </w:p>
    <w:p w14:paraId="0D56E5CF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49BCC0FE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AF5D0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50E91" w14:textId="77777777" w:rsidR="00176B1D" w:rsidRDefault="00176B1D">
            <w:r>
              <w:t xml:space="preserve">Acesso ao Suporte do </w:t>
            </w:r>
            <w:proofErr w:type="spellStart"/>
            <w:r>
              <w:t>FreteCheck</w:t>
            </w:r>
            <w:proofErr w:type="spellEnd"/>
          </w:p>
        </w:tc>
      </w:tr>
      <w:tr w:rsidR="00176B1D" w14:paraId="329416E6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4B4E6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CD996" w14:textId="77777777" w:rsidR="00176B1D" w:rsidRDefault="00176B1D">
            <w:r>
              <w:t>Informações de login da loja parceira</w:t>
            </w:r>
          </w:p>
        </w:tc>
      </w:tr>
      <w:tr w:rsidR="00176B1D" w14:paraId="577F12A1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F535D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E0082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 xml:space="preserve">A loja parceira acessa o portal do </w:t>
            </w:r>
            <w:proofErr w:type="spellStart"/>
            <w:r>
              <w:t>FreteCheck</w:t>
            </w:r>
            <w:proofErr w:type="spellEnd"/>
            <w:r>
              <w:t xml:space="preserve"> e faz login em sua conta.</w:t>
            </w:r>
          </w:p>
          <w:p w14:paraId="75166074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navega até a seção de suporte ou ajuda.</w:t>
            </w:r>
          </w:p>
          <w:p w14:paraId="767F2B43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lastRenderedPageBreak/>
              <w:t>A loja escolhe a opção de relatar um problema ou dúvida.</w:t>
            </w:r>
          </w:p>
          <w:p w14:paraId="07ABA38D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  <w:jc w:val="left"/>
            </w:pPr>
            <w:r>
              <w:t>A loja preenche o formulário com a descrição do problema e informações adicionais relevantes.</w:t>
            </w:r>
          </w:p>
          <w:p w14:paraId="5EAE1596" w14:textId="77777777" w:rsidR="00176B1D" w:rsidRDefault="00176B1D" w:rsidP="00176B1D">
            <w:pPr>
              <w:pStyle w:val="PargrafodaLista"/>
              <w:numPr>
                <w:ilvl w:val="0"/>
                <w:numId w:val="36"/>
              </w:numPr>
            </w:pPr>
            <w:r>
              <w:t>A loja envia a solicitação e aguarda a confirmação do recebimento.</w:t>
            </w:r>
          </w:p>
        </w:tc>
      </w:tr>
      <w:tr w:rsidR="00176B1D" w14:paraId="75EFED8A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A7CFC" w14:textId="77777777" w:rsidR="00176B1D" w:rsidRDefault="00176B1D">
            <w:r>
              <w:rPr>
                <w:b/>
              </w:rPr>
              <w:lastRenderedPageBreak/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9A8DC" w14:textId="77777777" w:rsidR="00176B1D" w:rsidRDefault="00176B1D">
            <w:r>
              <w:t>Confirmação de recebimento da solicitação</w:t>
            </w:r>
          </w:p>
        </w:tc>
      </w:tr>
    </w:tbl>
    <w:p w14:paraId="50F10C08" w14:textId="77777777" w:rsidR="00176B1D" w:rsidRDefault="00176B1D" w:rsidP="00176B1D"/>
    <w:p w14:paraId="4A676167" w14:textId="77777777" w:rsidR="00176B1D" w:rsidRDefault="00176B1D" w:rsidP="00176B1D">
      <w:pPr>
        <w:ind w:left="720"/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14:paraId="1A3DCB89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085BB" w14:textId="77777777" w:rsidR="00176B1D" w:rsidRDefault="00176B1D">
            <w:r>
              <w:rPr>
                <w:b/>
              </w:rPr>
              <w:t>Nome da Tarefa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448E" w14:textId="77777777" w:rsidR="00176B1D" w:rsidRDefault="00176B1D">
            <w:r>
              <w:t>Envio de Dúvida no Chat do Suporte</w:t>
            </w:r>
          </w:p>
        </w:tc>
      </w:tr>
      <w:tr w:rsidR="00176B1D" w14:paraId="799D33F6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61957" w14:textId="77777777" w:rsidR="00176B1D" w:rsidRDefault="00176B1D">
            <w:r>
              <w:rPr>
                <w:b/>
              </w:rPr>
              <w:t>Dados de entrada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6FEE4" w14:textId="77777777" w:rsidR="00176B1D" w:rsidRDefault="00176B1D">
            <w:r>
              <w:t>Solicitação inicial da loja parceira</w:t>
            </w:r>
          </w:p>
        </w:tc>
      </w:tr>
      <w:tr w:rsidR="00176B1D" w14:paraId="1C6E8B28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F5AFB" w14:textId="77777777" w:rsidR="00176B1D" w:rsidRDefault="00176B1D">
            <w:r>
              <w:rPr>
                <w:b/>
              </w:rPr>
              <w:t>Detalhamento do passo a passo da tarefa: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21756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 xml:space="preserve">A loja parceira acessa o chat de suporte do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40363B5F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se identifica e descreve brevemente o problema ou a dúvida.</w:t>
            </w:r>
          </w:p>
          <w:p w14:paraId="7B909289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entra na fila de espera para ser atendida.</w:t>
            </w:r>
          </w:p>
          <w:p w14:paraId="7452889A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Ao ser pareada com um atendente, a loja é notificada pelo chat.</w:t>
            </w:r>
          </w:p>
          <w:p w14:paraId="1D4F7F72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A loja repete ou detalha sua dúvida para o atendente.</w:t>
            </w:r>
          </w:p>
          <w:p w14:paraId="0DD909DD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  <w:jc w:val="left"/>
            </w:pPr>
            <w:r>
              <w:t>O atendente faz perguntas para esclarecer a situação e fornece assistência.</w:t>
            </w:r>
          </w:p>
          <w:p w14:paraId="5A5C27C5" w14:textId="77777777" w:rsidR="00176B1D" w:rsidRDefault="00176B1D" w:rsidP="00176B1D">
            <w:pPr>
              <w:pStyle w:val="PargrafodaLista"/>
              <w:numPr>
                <w:ilvl w:val="0"/>
                <w:numId w:val="37"/>
              </w:numPr>
            </w:pPr>
            <w:r>
              <w:t>A loja anota as informações e orientações fornecidas pelo atendente.</w:t>
            </w:r>
          </w:p>
        </w:tc>
      </w:tr>
      <w:tr w:rsidR="00176B1D" w14:paraId="552A51A8" w14:textId="77777777" w:rsidTr="00176B1D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D4829" w14:textId="77777777" w:rsidR="00176B1D" w:rsidRDefault="00176B1D">
            <w:r>
              <w:rPr>
                <w:b/>
              </w:rPr>
              <w:t>Dados de Saída: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6236F" w14:textId="77777777" w:rsidR="00176B1D" w:rsidRDefault="00176B1D">
            <w:r>
              <w:t>Confirmação de recebimento da solicitação</w:t>
            </w:r>
          </w:p>
        </w:tc>
      </w:tr>
    </w:tbl>
    <w:p w14:paraId="7EB0A459" w14:textId="77777777" w:rsidR="00176B1D" w:rsidRDefault="00176B1D">
      <w:pPr>
        <w:jc w:val="center"/>
      </w:pPr>
    </w:p>
    <w:p w14:paraId="19506DAE" w14:textId="77777777" w:rsidR="00F738CA" w:rsidRDefault="00F738CA"/>
    <w:p w14:paraId="2C8EC107" w14:textId="77777777" w:rsidR="00F46DCB" w:rsidRDefault="00F46DCB">
      <w:pPr>
        <w:rPr>
          <w:ins w:id="661" w:author="MURILO CARVALHO POVOA DA SILVA" w:date="2024-10-04T20:47:00Z"/>
          <w:noProof/>
        </w:rPr>
      </w:pPr>
      <w:ins w:id="662" w:author="MURILO CARVALHO POVOA DA SILVA" w:date="2024-10-04T20:47:00Z">
        <w:r>
          <w:rPr>
            <w:noProof/>
          </w:rPr>
          <w:drawing>
            <wp:inline distT="0" distB="0" distL="0" distR="0" wp14:anchorId="79B3BE65" wp14:editId="7F9C1F26">
              <wp:extent cx="5760085" cy="2570480"/>
              <wp:effectExtent l="0" t="0" r="0" b="1270"/>
              <wp:docPr id="21" name="Imagem 2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Imagem 17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2570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F46DCB">
          <w:rPr>
            <w:noProof/>
          </w:rPr>
          <w:t xml:space="preserve"> </w:t>
        </w:r>
      </w:ins>
    </w:p>
    <w:p w14:paraId="5A274E97" w14:textId="77777777" w:rsidR="00F46DCB" w:rsidRDefault="00F46DCB">
      <w:pPr>
        <w:rPr>
          <w:ins w:id="663" w:author="MURILO CARVALHO POVOA DA SILVA" w:date="2024-10-04T20:47:00Z"/>
          <w:noProof/>
        </w:rPr>
      </w:pPr>
    </w:p>
    <w:p w14:paraId="3D8C5FC3" w14:textId="7B8FE3E9" w:rsidR="00F738CA" w:rsidRDefault="004736A4">
      <w:commentRangeStart w:id="664"/>
      <w:del w:id="665" w:author="MURILO CARVALHO POVOA DA SILVA" w:date="2024-10-04T20:47:00Z">
        <w:r w:rsidDel="00F46DCB">
          <w:rPr>
            <w:noProof/>
          </w:rPr>
          <w:drawing>
            <wp:inline distT="0" distB="0" distL="114300" distR="114300" wp14:anchorId="32940944" wp14:editId="0653DED6">
              <wp:extent cx="5757545" cy="2963545"/>
              <wp:effectExtent l="0" t="0" r="0" b="0"/>
              <wp:docPr id="11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7545" cy="29635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  <w:commentRangeEnd w:id="664"/>
      <w:r w:rsidR="00293BF0">
        <w:rPr>
          <w:rStyle w:val="Refdecomentrio"/>
        </w:rPr>
        <w:commentReference w:id="664"/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PrChange w:id="666" w:author="MURILO CARVALHO POVOA DA SILVA" w:date="2024-10-04T20:47:00Z">
          <w:tblPr>
            <w:tblW w:w="9210" w:type="dxa"/>
            <w:tblInd w:w="-10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227"/>
        <w:gridCol w:w="5983"/>
        <w:tblGridChange w:id="667">
          <w:tblGrid>
            <w:gridCol w:w="3227"/>
            <w:gridCol w:w="5983"/>
          </w:tblGrid>
        </w:tblGridChange>
      </w:tblGrid>
      <w:tr w:rsidR="00176B1D" w:rsidDel="00F46DCB" w14:paraId="4B549926" w14:textId="4B566FCE" w:rsidTr="00F46DCB">
        <w:trPr>
          <w:del w:id="668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669" w:author="MURILO CARVALHO POVOA DA SILVA" w:date="2024-10-04T20:47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000F2097" w14:textId="659B2ABE" w:rsidR="00176B1D" w:rsidDel="00F46DCB" w:rsidRDefault="00176B1D">
            <w:pPr>
              <w:rPr>
                <w:del w:id="670" w:author="MURILO CARVALHO POVOA DA SILVA" w:date="2024-10-04T20:47:00Z"/>
              </w:rPr>
            </w:pPr>
            <w:del w:id="671" w:author="MURILO CARVALHO POVOA DA SILVA" w:date="2024-10-04T20:47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672" w:author="MURILO CARVALHO POVOA DA SILVA" w:date="2024-10-04T20:47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5F61F082" w14:textId="47636640" w:rsidR="00176B1D" w:rsidDel="00F46DCB" w:rsidRDefault="00176B1D">
            <w:pPr>
              <w:rPr>
                <w:del w:id="673" w:author="MURILO CARVALHO POVOA DA SILVA" w:date="2024-10-04T20:47:00Z"/>
              </w:rPr>
            </w:pPr>
            <w:del w:id="674" w:author="MURILO CARVALHO POVOA DA SILVA" w:date="2024-10-04T20:47:00Z">
              <w:r w:rsidDel="00F46DCB">
                <w:delText>Contato com a Loja para Entendimento de Problema</w:delText>
              </w:r>
            </w:del>
          </w:p>
        </w:tc>
      </w:tr>
      <w:tr w:rsidR="00176B1D" w:rsidDel="00F46DCB" w14:paraId="29BF5B60" w14:textId="28E93063" w:rsidTr="00F46DCB">
        <w:trPr>
          <w:del w:id="67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676" w:author="MURILO CARVALHO POVOA DA SILVA" w:date="2024-10-04T20:47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078419D4" w14:textId="3D9EEF3D" w:rsidR="00176B1D" w:rsidDel="00F46DCB" w:rsidRDefault="00176B1D">
            <w:pPr>
              <w:rPr>
                <w:del w:id="677" w:author="MURILO CARVALHO POVOA DA SILVA" w:date="2024-10-04T20:47:00Z"/>
              </w:rPr>
            </w:pPr>
            <w:del w:id="678" w:author="MURILO CARVALHO POVOA DA SILVA" w:date="2024-10-04T20:47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679" w:author="MURILO CARVALHO POVOA DA SILVA" w:date="2024-10-04T20:47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71DF9761" w14:textId="3D48B233" w:rsidR="00176B1D" w:rsidDel="00F46DCB" w:rsidRDefault="00176B1D">
            <w:pPr>
              <w:rPr>
                <w:del w:id="680" w:author="MURILO CARVALHO POVOA DA SILVA" w:date="2024-10-04T20:47:00Z"/>
              </w:rPr>
            </w:pPr>
            <w:del w:id="681" w:author="MURILO CARVALHO POVOA DA SILVA" w:date="2024-10-04T20:47:00Z">
              <w:r w:rsidDel="00F46DCB">
                <w:delText>Informações da loja (nome, contato)</w:delText>
              </w:r>
            </w:del>
          </w:p>
        </w:tc>
      </w:tr>
      <w:tr w:rsidR="00176B1D" w:rsidDel="00F46DCB" w14:paraId="57A05A3A" w14:textId="556E9F53" w:rsidTr="00F46DCB">
        <w:trPr>
          <w:del w:id="682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683" w:author="MURILO CARVALHO POVOA DA SILVA" w:date="2024-10-04T20:47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2D214486" w14:textId="2342E6FB" w:rsidR="00176B1D" w:rsidDel="00F46DCB" w:rsidRDefault="00176B1D">
            <w:pPr>
              <w:rPr>
                <w:del w:id="684" w:author="MURILO CARVALHO POVOA DA SILVA" w:date="2024-10-04T20:47:00Z"/>
              </w:rPr>
            </w:pPr>
            <w:del w:id="685" w:author="MURILO CARVALHO POVOA DA SILVA" w:date="2024-10-04T20:47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686" w:author="MURILO CARVALHO POVOA DA SILVA" w:date="2024-10-04T20:47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14:paraId="704E8991" w14:textId="077D5305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87" w:author="MURILO CARVALHO POVOA DA SILVA" w:date="2024-10-04T20:47:00Z"/>
              </w:rPr>
            </w:pPr>
            <w:del w:id="688" w:author="MURILO CARVALHO POVOA DA SILVA" w:date="2024-10-04T20:47:00Z">
              <w:r w:rsidDel="00F46DCB">
                <w:delText>O analista acessa o sistema de tickets e localiza a solicitação da loja.</w:delText>
              </w:r>
            </w:del>
          </w:p>
          <w:p w14:paraId="1000650F" w14:textId="4512C5E4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89" w:author="MURILO CARVALHO POVOA DA SILVA" w:date="2024-10-04T20:47:00Z"/>
              </w:rPr>
            </w:pPr>
            <w:del w:id="690" w:author="MURILO CARVALHO POVOA DA SILVA" w:date="2024-10-04T20:47:00Z">
              <w:r w:rsidDel="00F46DCB">
                <w:delText>O analista coleta informações relevantes sobre o problema relatado.</w:delText>
              </w:r>
            </w:del>
          </w:p>
          <w:p w14:paraId="7A319AC8" w14:textId="055A3151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91" w:author="MURILO CARVALHO POVOA DA SILVA" w:date="2024-10-04T20:47:00Z"/>
              </w:rPr>
            </w:pPr>
            <w:del w:id="692" w:author="MURILO CARVALHO POVOA DA SILVA" w:date="2024-10-04T20:47:00Z">
              <w:r w:rsidDel="00F46DCB">
                <w:delText>O analista entra em contato com a loja por telefone ou e-mail.</w:delText>
              </w:r>
            </w:del>
          </w:p>
          <w:p w14:paraId="5C0BDC8C" w14:textId="7DF08FD3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93" w:author="MURILO CARVALHO POVOA DA SILVA" w:date="2024-10-04T20:47:00Z"/>
              </w:rPr>
            </w:pPr>
            <w:del w:id="694" w:author="MURILO CARVALHO POVOA DA SILVA" w:date="2024-10-04T20:47:00Z">
              <w:r w:rsidDel="00F46DCB">
                <w:delText>O analista escuta atentamente a descrição do problema pela loja.</w:delText>
              </w:r>
            </w:del>
          </w:p>
          <w:p w14:paraId="4E18C44B" w14:textId="2011D3E3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95" w:author="MURILO CARVALHO POVOA DA SILVA" w:date="2024-10-04T20:47:00Z"/>
              </w:rPr>
            </w:pPr>
            <w:del w:id="696" w:author="MURILO CARVALHO POVOA DA SILVA" w:date="2024-10-04T20:47:00Z">
              <w:r w:rsidDel="00F46DCB">
                <w:delText>O analista faz perguntas de esclarecimento, se necessário, para entender melhor a situação.</w:delText>
              </w:r>
            </w:del>
          </w:p>
          <w:p w14:paraId="272F5E7E" w14:textId="2E35D3EE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97" w:author="MURILO CARVALHO POVOA DA SILVA" w:date="2024-10-04T20:47:00Z"/>
              </w:rPr>
            </w:pPr>
            <w:del w:id="698" w:author="MURILO CARVALHO POVOA DA SILVA" w:date="2024-10-04T20:47:00Z">
              <w:r w:rsidDel="00F46DCB">
                <w:delText>O analista anota as informações obtidas durante a conversa.</w:delText>
              </w:r>
            </w:del>
          </w:p>
          <w:p w14:paraId="5F48DB2B" w14:textId="20DB8056" w:rsidR="00176B1D" w:rsidDel="00F46DCB" w:rsidRDefault="00176B1D" w:rsidP="00176B1D">
            <w:pPr>
              <w:pStyle w:val="PargrafodaLista"/>
              <w:numPr>
                <w:ilvl w:val="0"/>
                <w:numId w:val="32"/>
              </w:numPr>
              <w:jc w:val="left"/>
              <w:rPr>
                <w:del w:id="699" w:author="MURILO CARVALHO POVOA DA SILVA" w:date="2024-10-04T20:47:00Z"/>
              </w:rPr>
            </w:pPr>
            <w:del w:id="700" w:author="MURILO CARVALHO POVOA DA SILVA" w:date="2024-10-04T20:47:00Z">
              <w:r w:rsidDel="00F46DCB">
                <w:delText>O analista confirma a compreensão do problema com a loja, reiterando os pontos principais discutidos.</w:delText>
              </w:r>
            </w:del>
          </w:p>
          <w:p w14:paraId="090CE0D5" w14:textId="1FD73225" w:rsidR="00176B1D" w:rsidDel="00F46DCB" w:rsidRDefault="00176B1D">
            <w:pPr>
              <w:jc w:val="left"/>
              <w:rPr>
                <w:del w:id="701" w:author="MURILO CARVALHO POVOA DA SILVA" w:date="2024-10-04T20:47:00Z"/>
              </w:rPr>
            </w:pPr>
          </w:p>
          <w:p w14:paraId="4E1A078C" w14:textId="1DAB732F" w:rsidR="00176B1D" w:rsidDel="00F46DCB" w:rsidRDefault="00176B1D">
            <w:pPr>
              <w:rPr>
                <w:del w:id="702" w:author="MURILO CARVALHO POVOA DA SILVA" w:date="2024-10-04T20:47:00Z"/>
              </w:rPr>
            </w:pPr>
          </w:p>
        </w:tc>
      </w:tr>
      <w:tr w:rsidR="00176B1D" w:rsidDel="00F46DCB" w14:paraId="2AD9134C" w14:textId="7B010C6D" w:rsidTr="00F46DCB">
        <w:trPr>
          <w:del w:id="703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704" w:author="MURILO CARVALHO POVOA DA SILVA" w:date="2024-10-04T20:47:00Z">
              <w:tcPr>
                <w:tcW w:w="322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3DB25124" w14:textId="1605CBF9" w:rsidR="00176B1D" w:rsidDel="00F46DCB" w:rsidRDefault="00176B1D">
            <w:pPr>
              <w:rPr>
                <w:del w:id="705" w:author="MURILO CARVALHO POVOA DA SILVA" w:date="2024-10-04T20:47:00Z"/>
              </w:rPr>
            </w:pPr>
            <w:del w:id="706" w:author="MURILO CARVALHO POVOA DA SILVA" w:date="2024-10-04T20:47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707" w:author="MURILO CARVALHO POVOA DA SILVA" w:date="2024-10-04T20:47:00Z">
              <w:tcPr>
                <w:tcW w:w="598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7CDFA565" w14:textId="6F8C78BE" w:rsidR="00176B1D" w:rsidDel="00F46DCB" w:rsidRDefault="00176B1D">
            <w:pPr>
              <w:rPr>
                <w:del w:id="708" w:author="MURILO CARVALHO POVOA DA SILVA" w:date="2024-10-04T20:47:00Z"/>
              </w:rPr>
            </w:pPr>
            <w:del w:id="709" w:author="MURILO CARVALHO POVOA DA SILVA" w:date="2024-10-04T20:47:00Z">
              <w:r w:rsidDel="00F46DCB">
                <w:delText>Registro detalhado do problema da loja</w:delText>
              </w:r>
            </w:del>
          </w:p>
        </w:tc>
      </w:tr>
    </w:tbl>
    <w:p w14:paraId="64C60AF9" w14:textId="7246B817" w:rsidR="00176B1D" w:rsidDel="00F46DCB" w:rsidRDefault="00176B1D" w:rsidP="00176B1D">
      <w:pPr>
        <w:ind w:left="720"/>
        <w:rPr>
          <w:del w:id="710" w:author="MURILO CARVALHO POVOA DA SILVA" w:date="2024-10-04T20:47:00Z"/>
        </w:rPr>
      </w:pPr>
    </w:p>
    <w:p w14:paraId="1C9FCD6C" w14:textId="1E114C5C" w:rsidR="00176B1D" w:rsidDel="00F46DCB" w:rsidRDefault="00176B1D" w:rsidP="00176B1D">
      <w:pPr>
        <w:ind w:left="720"/>
        <w:rPr>
          <w:del w:id="711" w:author="MURILO CARVALHO POVOA DA SILVA" w:date="2024-10-04T20:47:00Z"/>
        </w:rPr>
      </w:pPr>
    </w:p>
    <w:p w14:paraId="39986F58" w14:textId="18AB1E98" w:rsidR="00176B1D" w:rsidDel="00F46DCB" w:rsidRDefault="00176B1D" w:rsidP="00176B1D">
      <w:pPr>
        <w:ind w:left="720"/>
        <w:rPr>
          <w:del w:id="712" w:author="MURILO CARVALHO POVOA DA SILVA" w:date="2024-10-04T20:47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176B1D" w:rsidDel="00F46DCB" w14:paraId="7CE94B47" w14:textId="190130B8" w:rsidTr="00F46DCB">
        <w:trPr>
          <w:del w:id="713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444E8" w14:textId="540E5726" w:rsidR="00176B1D" w:rsidDel="00F46DCB" w:rsidRDefault="00176B1D">
            <w:pPr>
              <w:rPr>
                <w:del w:id="714" w:author="MURILO CARVALHO POVOA DA SILVA" w:date="2024-10-04T20:47:00Z"/>
              </w:rPr>
            </w:pPr>
            <w:del w:id="715" w:author="MURILO CARVALHO POVOA DA SILVA" w:date="2024-10-04T20:47:00Z">
              <w:r w:rsidDel="00F46DCB">
                <w:rPr>
                  <w:b/>
                </w:rPr>
                <w:delText>Nome da Tarefa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44C20" w14:textId="328AFC63" w:rsidR="00176B1D" w:rsidDel="00F46DCB" w:rsidRDefault="00176B1D">
            <w:pPr>
              <w:rPr>
                <w:del w:id="716" w:author="MURILO CARVALHO POVOA DA SILVA" w:date="2024-10-04T20:47:00Z"/>
              </w:rPr>
            </w:pPr>
            <w:del w:id="717" w:author="MURILO CARVALHO POVOA DA SILVA" w:date="2024-10-04T20:47:00Z">
              <w:r w:rsidDel="00F46DCB">
                <w:delText>Resposta à Loja Parceira</w:delText>
              </w:r>
            </w:del>
          </w:p>
        </w:tc>
      </w:tr>
      <w:tr w:rsidR="00176B1D" w:rsidDel="00F46DCB" w14:paraId="3B05655C" w14:textId="0450EC91" w:rsidTr="00F46DCB">
        <w:trPr>
          <w:del w:id="718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9D2F7" w14:textId="44F05FCC" w:rsidR="00176B1D" w:rsidDel="00F46DCB" w:rsidRDefault="00176B1D">
            <w:pPr>
              <w:rPr>
                <w:del w:id="719" w:author="MURILO CARVALHO POVOA DA SILVA" w:date="2024-10-04T20:47:00Z"/>
              </w:rPr>
            </w:pPr>
            <w:del w:id="720" w:author="MURILO CARVALHO POVOA DA SILVA" w:date="2024-10-04T20:47:00Z">
              <w:r w:rsidDel="00F46DCB">
                <w:rPr>
                  <w:b/>
                </w:rPr>
                <w:delText>Dados de entrada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EFE0F" w14:textId="65298144" w:rsidR="00176B1D" w:rsidDel="00F46DCB" w:rsidRDefault="00176B1D">
            <w:pPr>
              <w:rPr>
                <w:del w:id="721" w:author="MURILO CARVALHO POVOA DA SILVA" w:date="2024-10-04T20:47:00Z"/>
              </w:rPr>
            </w:pPr>
            <w:del w:id="722" w:author="MURILO CARVALHO POVOA DA SILVA" w:date="2024-10-04T20:47:00Z">
              <w:r w:rsidDel="00F46DCB">
                <w:delText>Solicitação ou pergunta da loja parceira</w:delText>
              </w:r>
            </w:del>
          </w:p>
        </w:tc>
      </w:tr>
      <w:tr w:rsidR="00176B1D" w:rsidDel="00F46DCB" w14:paraId="128B7E52" w14:textId="1FB30E78" w:rsidTr="00F46DCB">
        <w:trPr>
          <w:del w:id="723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E4114" w14:textId="486EAEAF" w:rsidR="00176B1D" w:rsidDel="00F46DCB" w:rsidRDefault="00176B1D">
            <w:pPr>
              <w:rPr>
                <w:del w:id="724" w:author="MURILO CARVALHO POVOA DA SILVA" w:date="2024-10-04T20:47:00Z"/>
              </w:rPr>
            </w:pPr>
            <w:del w:id="725" w:author="MURILO CARVALHO POVOA DA SILVA" w:date="2024-10-04T20:47:00Z">
              <w:r w:rsidDel="00F46DCB">
                <w:rPr>
                  <w:b/>
                </w:rPr>
                <w:delText>Detalhamento do passo a passo da tarefa: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3811F" w14:textId="2E82A1E7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26" w:author="MURILO CARVALHO POVOA DA SILVA" w:date="2024-10-04T20:47:00Z"/>
              </w:rPr>
            </w:pPr>
            <w:del w:id="727" w:author="MURILO CARVALHO POVOA DA SILVA" w:date="2024-10-04T20:47:00Z">
              <w:r w:rsidDel="00F46DCB">
                <w:delText>O analista acessa a solicitação da loja parceira no sistema.</w:delText>
              </w:r>
            </w:del>
          </w:p>
          <w:p w14:paraId="3CDD4878" w14:textId="59A152A8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28" w:author="MURILO CARVALHO POVOA DA SILVA" w:date="2024-10-04T20:47:00Z"/>
              </w:rPr>
            </w:pPr>
            <w:del w:id="729" w:author="MURILO CARVALHO POVOA DA SILVA" w:date="2024-10-04T20:47:00Z">
              <w:r w:rsidDel="00F46DCB">
                <w:delText>O analista revisa as informações fornecidas na solicitação.</w:delText>
              </w:r>
            </w:del>
          </w:p>
          <w:p w14:paraId="10320501" w14:textId="43D96F66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30" w:author="MURILO CARVALHO POVOA DA SILVA" w:date="2024-10-04T20:47:00Z"/>
              </w:rPr>
            </w:pPr>
            <w:del w:id="731" w:author="MURILO CARVALHO POVOA DA SILVA" w:date="2024-10-04T20:47:00Z">
              <w:r w:rsidDel="00F46DCB">
                <w:delText>O analista pesquisa ou consulta os dados necessários para formular uma resposta adequada.</w:delText>
              </w:r>
            </w:del>
          </w:p>
          <w:p w14:paraId="69F6AFEF" w14:textId="4085F3B3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32" w:author="MURILO CARVALHO POVOA DA SILVA" w:date="2024-10-04T20:47:00Z"/>
              </w:rPr>
            </w:pPr>
            <w:del w:id="733" w:author="MURILO CARVALHO POVOA DA SILVA" w:date="2024-10-04T20:47:00Z">
              <w:r w:rsidDel="00F46DCB">
                <w:delText>O analista redige uma resposta clara e objetiva, abordando as questões levantadas pela loja.</w:delText>
              </w:r>
            </w:del>
          </w:p>
          <w:p w14:paraId="37C842FC" w14:textId="07CFDADC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34" w:author="MURILO CARVALHO POVOA DA SILVA" w:date="2024-10-04T20:47:00Z"/>
              </w:rPr>
            </w:pPr>
            <w:del w:id="735" w:author="MURILO CARVALHO POVOA DA SILVA" w:date="2024-10-04T20:47:00Z">
              <w:r w:rsidDel="00F46DCB">
                <w:delText>O analista revisa a resposta para garantir que todas as informações estão corretas e completas.</w:delText>
              </w:r>
            </w:del>
          </w:p>
          <w:p w14:paraId="18BE8B40" w14:textId="7C64D8CE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jc w:val="left"/>
              <w:rPr>
                <w:del w:id="736" w:author="MURILO CARVALHO POVOA DA SILVA" w:date="2024-10-04T20:47:00Z"/>
              </w:rPr>
            </w:pPr>
            <w:del w:id="737" w:author="MURILO CARVALHO POVOA DA SILVA" w:date="2024-10-04T20:47:00Z">
              <w:r w:rsidDel="00F46DCB">
                <w:delText>O analista envia a resposta para a loja parceira por e-mail ou através do sistema de comunicação utilizado.</w:delText>
              </w:r>
            </w:del>
          </w:p>
          <w:p w14:paraId="60F0D796" w14:textId="3374B791" w:rsidR="00176B1D" w:rsidDel="00F46DCB" w:rsidRDefault="00176B1D" w:rsidP="00176B1D">
            <w:pPr>
              <w:pStyle w:val="PargrafodaLista"/>
              <w:numPr>
                <w:ilvl w:val="0"/>
                <w:numId w:val="33"/>
              </w:numPr>
              <w:rPr>
                <w:del w:id="738" w:author="MURILO CARVALHO POVOA DA SILVA" w:date="2024-10-04T20:47:00Z"/>
              </w:rPr>
            </w:pPr>
            <w:del w:id="739" w:author="MURILO CARVALHO POVOA DA SILVA" w:date="2024-10-04T20:47:00Z">
              <w:r w:rsidDel="00F46DCB">
                <w:delText>O analista registra o envio da resposta no sistema e atualiza o status do ticket.</w:delText>
              </w:r>
            </w:del>
          </w:p>
        </w:tc>
      </w:tr>
      <w:tr w:rsidR="00176B1D" w:rsidDel="00F46DCB" w14:paraId="748E78D0" w14:textId="4FA69984" w:rsidTr="00F46DCB">
        <w:trPr>
          <w:del w:id="74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9C7B0" w14:textId="0B82650C" w:rsidR="00176B1D" w:rsidDel="00F46DCB" w:rsidRDefault="00176B1D">
            <w:pPr>
              <w:rPr>
                <w:del w:id="741" w:author="MURILO CARVALHO POVOA DA SILVA" w:date="2024-10-04T20:47:00Z"/>
              </w:rPr>
            </w:pPr>
            <w:del w:id="742" w:author="MURILO CARVALHO POVOA DA SILVA" w:date="2024-10-04T20:47:00Z">
              <w:r w:rsidDel="00F46DCB">
                <w:rPr>
                  <w:b/>
                </w:rPr>
                <w:delText>Dados de Saída:</w:delText>
              </w:r>
            </w:del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E71BF" w14:textId="42764E4C" w:rsidR="00176B1D" w:rsidDel="00F46DCB" w:rsidRDefault="00176B1D">
            <w:pPr>
              <w:rPr>
                <w:del w:id="743" w:author="MURILO CARVALHO POVOA DA SILVA" w:date="2024-10-04T20:47:00Z"/>
              </w:rPr>
            </w:pPr>
            <w:del w:id="744" w:author="MURILO CARVALHO POVOA DA SILVA" w:date="2024-10-04T20:47:00Z">
              <w:r w:rsidDel="00F46DCB">
                <w:delText>Resposta enviada para a loja parceira</w:delText>
              </w:r>
            </w:del>
          </w:p>
        </w:tc>
      </w:tr>
      <w:tr w:rsidR="00F46DCB" w14:paraId="288C0E37" w14:textId="77777777" w:rsidTr="00F46DCB">
        <w:trPr>
          <w:ins w:id="74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601C" w14:textId="77777777" w:rsidR="00F46DCB" w:rsidRDefault="00F46DCB">
            <w:pPr>
              <w:rPr>
                <w:ins w:id="746" w:author="MURILO CARVALHO POVOA DA SILVA" w:date="2024-10-04T20:47:00Z"/>
              </w:rPr>
            </w:pPr>
            <w:ins w:id="747" w:author="MURILO CARVALHO POVOA DA SILVA" w:date="2024-10-04T20:47:00Z">
              <w:r>
                <w:rPr>
                  <w:b/>
                </w:rPr>
                <w:lastRenderedPageBreak/>
                <w:t>Nome da Tarefa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CE438" w14:textId="77777777" w:rsidR="00F46DCB" w:rsidRDefault="00F46DCB">
            <w:pPr>
              <w:rPr>
                <w:ins w:id="748" w:author="MURILO CARVALHO POVOA DA SILVA" w:date="2024-10-04T20:47:00Z"/>
              </w:rPr>
            </w:pPr>
            <w:ins w:id="749" w:author="MURILO CARVALHO POVOA DA SILVA" w:date="2024-10-04T20:47:00Z">
              <w:r>
                <w:t xml:space="preserve">Acesso a seção de chamados do </w:t>
              </w:r>
              <w:proofErr w:type="spellStart"/>
              <w:r>
                <w:t>FreteCheck</w:t>
              </w:r>
              <w:proofErr w:type="spellEnd"/>
            </w:ins>
          </w:p>
        </w:tc>
      </w:tr>
      <w:tr w:rsidR="00F46DCB" w14:paraId="110EB3C6" w14:textId="77777777" w:rsidTr="00F46DCB">
        <w:trPr>
          <w:ins w:id="75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A0D9A" w14:textId="77777777" w:rsidR="00F46DCB" w:rsidRDefault="00F46DCB">
            <w:pPr>
              <w:rPr>
                <w:ins w:id="751" w:author="MURILO CARVALHO POVOA DA SILVA" w:date="2024-10-04T20:47:00Z"/>
              </w:rPr>
            </w:pPr>
            <w:ins w:id="752" w:author="MURILO CARVALHO POVOA DA SILVA" w:date="2024-10-04T20:47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89A92" w14:textId="77777777" w:rsidR="00F46DCB" w:rsidRDefault="00F46DCB">
            <w:pPr>
              <w:rPr>
                <w:ins w:id="753" w:author="MURILO CARVALHO POVOA DA SILVA" w:date="2024-10-04T20:47:00Z"/>
              </w:rPr>
            </w:pPr>
          </w:p>
        </w:tc>
      </w:tr>
      <w:tr w:rsidR="00F46DCB" w14:paraId="7B4E3F34" w14:textId="77777777" w:rsidTr="00F46DCB">
        <w:trPr>
          <w:ins w:id="754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37982" w14:textId="77777777" w:rsidR="00F46DCB" w:rsidRDefault="00F46DCB">
            <w:pPr>
              <w:rPr>
                <w:ins w:id="755" w:author="MURILO CARVALHO POVOA DA SILVA" w:date="2024-10-04T20:47:00Z"/>
              </w:rPr>
            </w:pPr>
            <w:ins w:id="756" w:author="MURILO CARVALHO POVOA DA SILVA" w:date="2024-10-04T20:47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747A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jc w:val="left"/>
              <w:rPr>
                <w:ins w:id="757" w:author="MURILO CARVALHO POVOA DA SILVA" w:date="2024-10-04T20:47:00Z"/>
              </w:rPr>
            </w:pPr>
            <w:ins w:id="758" w:author="MURILO CARVALHO POVOA DA SILVA" w:date="2024-10-04T20:47:00Z">
              <w:r>
                <w:t xml:space="preserve">O suporte técnico acessa a seção de chamados do </w:t>
              </w:r>
              <w:proofErr w:type="spellStart"/>
              <w:r>
                <w:t>FreteCheck</w:t>
              </w:r>
              <w:proofErr w:type="spellEnd"/>
            </w:ins>
          </w:p>
          <w:p w14:paraId="5B6636B9" w14:textId="77777777" w:rsidR="00F46DCB" w:rsidRDefault="00F46DCB">
            <w:pPr>
              <w:rPr>
                <w:ins w:id="759" w:author="MURILO CARVALHO POVOA DA SILVA" w:date="2024-10-04T20:47:00Z"/>
              </w:rPr>
            </w:pPr>
          </w:p>
        </w:tc>
      </w:tr>
      <w:tr w:rsidR="00F46DCB" w14:paraId="4143A707" w14:textId="77777777" w:rsidTr="00F46DCB">
        <w:trPr>
          <w:ins w:id="76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BB298" w14:textId="77777777" w:rsidR="00F46DCB" w:rsidRDefault="00F46DCB">
            <w:pPr>
              <w:rPr>
                <w:ins w:id="761" w:author="MURILO CARVALHO POVOA DA SILVA" w:date="2024-10-04T20:47:00Z"/>
              </w:rPr>
            </w:pPr>
            <w:ins w:id="762" w:author="MURILO CARVALHO POVOA DA SILVA" w:date="2024-10-04T20:47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F18B5" w14:textId="77777777" w:rsidR="00F46DCB" w:rsidRDefault="00F46DCB">
            <w:pPr>
              <w:rPr>
                <w:ins w:id="763" w:author="MURILO CARVALHO POVOA DA SILVA" w:date="2024-10-04T20:47:00Z"/>
              </w:rPr>
            </w:pPr>
          </w:p>
        </w:tc>
      </w:tr>
    </w:tbl>
    <w:p w14:paraId="5B6B9820" w14:textId="77777777" w:rsidR="00F46DCB" w:rsidRDefault="00F46DCB" w:rsidP="00F46DCB">
      <w:pPr>
        <w:rPr>
          <w:ins w:id="764" w:author="MURILO CARVALHO POVOA DA SILVA" w:date="2024-10-04T20:47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3D75D4C3" w14:textId="77777777" w:rsidTr="00F46DCB">
        <w:trPr>
          <w:ins w:id="76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7E2A2" w14:textId="77777777" w:rsidR="00F46DCB" w:rsidRDefault="00F46DCB">
            <w:pPr>
              <w:rPr>
                <w:ins w:id="766" w:author="MURILO CARVALHO POVOA DA SILVA" w:date="2024-10-04T20:47:00Z"/>
              </w:rPr>
            </w:pPr>
            <w:ins w:id="767" w:author="MURILO CARVALHO POVOA DA SILVA" w:date="2024-10-04T20:47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E46FB" w14:textId="77777777" w:rsidR="00F46DCB" w:rsidRDefault="00F46DCB">
            <w:pPr>
              <w:rPr>
                <w:ins w:id="768" w:author="MURILO CARVALHO POVOA DA SILVA" w:date="2024-10-04T20:47:00Z"/>
              </w:rPr>
            </w:pPr>
            <w:ins w:id="769" w:author="MURILO CARVALHO POVOA DA SILVA" w:date="2024-10-04T20:47:00Z">
              <w:r>
                <w:t>Exibição da lista de chamados</w:t>
              </w:r>
            </w:ins>
          </w:p>
        </w:tc>
      </w:tr>
      <w:tr w:rsidR="00F46DCB" w14:paraId="64A968B7" w14:textId="77777777" w:rsidTr="00F46DCB">
        <w:trPr>
          <w:ins w:id="77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024EA" w14:textId="77777777" w:rsidR="00F46DCB" w:rsidRDefault="00F46DCB">
            <w:pPr>
              <w:rPr>
                <w:ins w:id="771" w:author="MURILO CARVALHO POVOA DA SILVA" w:date="2024-10-04T20:47:00Z"/>
              </w:rPr>
            </w:pPr>
            <w:ins w:id="772" w:author="MURILO CARVALHO POVOA DA SILVA" w:date="2024-10-04T20:47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50A50" w14:textId="77777777" w:rsidR="00F46DCB" w:rsidRDefault="00F46DCB">
            <w:pPr>
              <w:rPr>
                <w:ins w:id="773" w:author="MURILO CARVALHO POVOA DA SILVA" w:date="2024-10-04T20:47:00Z"/>
              </w:rPr>
            </w:pPr>
          </w:p>
        </w:tc>
      </w:tr>
      <w:tr w:rsidR="00F46DCB" w14:paraId="65F26450" w14:textId="77777777" w:rsidTr="00F46DCB">
        <w:trPr>
          <w:ins w:id="774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32386" w14:textId="77777777" w:rsidR="00F46DCB" w:rsidRDefault="00F46DCB">
            <w:pPr>
              <w:rPr>
                <w:ins w:id="775" w:author="MURILO CARVALHO POVOA DA SILVA" w:date="2024-10-04T20:47:00Z"/>
              </w:rPr>
            </w:pPr>
            <w:ins w:id="776" w:author="MURILO CARVALHO POVOA DA SILVA" w:date="2024-10-04T20:47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6ACDD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777" w:author="MURILO CARVALHO POVOA DA SILVA" w:date="2024-10-04T20:47:00Z"/>
              </w:rPr>
            </w:pPr>
            <w:ins w:id="778" w:author="MURILO CARVALHO POVOA DA SILVA" w:date="2024-10-04T20:47:00Z">
              <w:r>
                <w:t xml:space="preserve">O </w:t>
              </w:r>
              <w:proofErr w:type="spellStart"/>
              <w:r>
                <w:t>FreteCheck</w:t>
              </w:r>
              <w:proofErr w:type="spellEnd"/>
              <w:r>
                <w:t xml:space="preserve"> exibe ao suporte técnico todos os chamados.</w:t>
              </w:r>
            </w:ins>
          </w:p>
        </w:tc>
      </w:tr>
      <w:tr w:rsidR="00F46DCB" w14:paraId="3D1C6571" w14:textId="77777777" w:rsidTr="00F46DCB">
        <w:trPr>
          <w:ins w:id="779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F3C96" w14:textId="77777777" w:rsidR="00F46DCB" w:rsidRDefault="00F46DCB">
            <w:pPr>
              <w:rPr>
                <w:ins w:id="780" w:author="MURILO CARVALHO POVOA DA SILVA" w:date="2024-10-04T20:47:00Z"/>
              </w:rPr>
            </w:pPr>
            <w:ins w:id="781" w:author="MURILO CARVALHO POVOA DA SILVA" w:date="2024-10-04T20:47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41312" w14:textId="77777777" w:rsidR="00F46DCB" w:rsidRDefault="00F46DCB">
            <w:pPr>
              <w:rPr>
                <w:ins w:id="782" w:author="MURILO CARVALHO POVOA DA SILVA" w:date="2024-10-04T20:47:00Z"/>
              </w:rPr>
            </w:pPr>
            <w:ins w:id="783" w:author="MURILO CARVALHO POVOA DA SILVA" w:date="2024-10-04T20:47:00Z">
              <w:r>
                <w:t>Lista com chamados</w:t>
              </w:r>
            </w:ins>
          </w:p>
        </w:tc>
      </w:tr>
    </w:tbl>
    <w:p w14:paraId="056C79F8" w14:textId="77777777" w:rsidR="00F46DCB" w:rsidRDefault="00F46DCB" w:rsidP="00F46DCB">
      <w:pPr>
        <w:rPr>
          <w:ins w:id="784" w:author="MURILO CARVALHO POVOA DA SILVA" w:date="2024-10-04T20:47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5ABE0D41" w14:textId="77777777" w:rsidTr="00F46DCB">
        <w:trPr>
          <w:ins w:id="78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FD15F" w14:textId="77777777" w:rsidR="00F46DCB" w:rsidRDefault="00F46DCB">
            <w:pPr>
              <w:rPr>
                <w:ins w:id="786" w:author="MURILO CARVALHO POVOA DA SILVA" w:date="2024-10-04T20:47:00Z"/>
              </w:rPr>
            </w:pPr>
            <w:ins w:id="787" w:author="MURILO CARVALHO POVOA DA SILVA" w:date="2024-10-04T20:47:00Z">
              <w:r>
                <w:rPr>
                  <w:b/>
                </w:rPr>
                <w:t>Nome da Tarefa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FFEC9" w14:textId="77777777" w:rsidR="00F46DCB" w:rsidRDefault="00F46DCB">
            <w:pPr>
              <w:rPr>
                <w:ins w:id="788" w:author="MURILO CARVALHO POVOA DA SILVA" w:date="2024-10-04T20:47:00Z"/>
              </w:rPr>
            </w:pPr>
            <w:ins w:id="789" w:author="MURILO CARVALHO POVOA DA SILVA" w:date="2024-10-04T20:47:00Z">
              <w:r>
                <w:t>Seleção de chamado</w:t>
              </w:r>
            </w:ins>
          </w:p>
        </w:tc>
      </w:tr>
      <w:tr w:rsidR="00F46DCB" w14:paraId="56B4BBE1" w14:textId="77777777" w:rsidTr="00F46DCB">
        <w:trPr>
          <w:ins w:id="79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F6535" w14:textId="77777777" w:rsidR="00F46DCB" w:rsidRDefault="00F46DCB">
            <w:pPr>
              <w:rPr>
                <w:ins w:id="791" w:author="MURILO CARVALHO POVOA DA SILVA" w:date="2024-10-04T20:47:00Z"/>
              </w:rPr>
            </w:pPr>
            <w:ins w:id="792" w:author="MURILO CARVALHO POVOA DA SILVA" w:date="2024-10-04T20:47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A8B75" w14:textId="77777777" w:rsidR="00F46DCB" w:rsidRDefault="00F46DCB">
            <w:pPr>
              <w:rPr>
                <w:ins w:id="793" w:author="MURILO CARVALHO POVOA DA SILVA" w:date="2024-10-04T20:47:00Z"/>
              </w:rPr>
            </w:pPr>
            <w:ins w:id="794" w:author="MURILO CARVALHO POVOA DA SILVA" w:date="2024-10-04T20:47:00Z">
              <w:r>
                <w:t>Lista com chamados</w:t>
              </w:r>
            </w:ins>
          </w:p>
        </w:tc>
      </w:tr>
      <w:tr w:rsidR="00F46DCB" w14:paraId="5A57F6B4" w14:textId="77777777" w:rsidTr="00F46DCB">
        <w:trPr>
          <w:ins w:id="79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87F4D" w14:textId="77777777" w:rsidR="00F46DCB" w:rsidRDefault="00F46DCB">
            <w:pPr>
              <w:rPr>
                <w:ins w:id="796" w:author="MURILO CARVALHO POVOA DA SILVA" w:date="2024-10-04T20:47:00Z"/>
              </w:rPr>
            </w:pPr>
            <w:ins w:id="797" w:author="MURILO CARVALHO POVOA DA SILVA" w:date="2024-10-04T20:47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8A1A2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798" w:author="MURILO CARVALHO POVOA DA SILVA" w:date="2024-10-04T20:47:00Z"/>
              </w:rPr>
            </w:pPr>
            <w:ins w:id="799" w:author="MURILO CARVALHO POVOA DA SILVA" w:date="2024-10-04T20:47:00Z">
              <w:r>
                <w:t>O suporte técnico visualiza a lista com os chamados;</w:t>
              </w:r>
            </w:ins>
          </w:p>
          <w:p w14:paraId="423DBD03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00" w:author="MURILO CARVALHO POVOA DA SILVA" w:date="2024-10-04T20:47:00Z"/>
              </w:rPr>
            </w:pPr>
            <w:ins w:id="801" w:author="MURILO CARVALHO POVOA DA SILVA" w:date="2024-10-04T20:47:00Z">
              <w:r>
                <w:t>Seleciona um chamado não respondido.</w:t>
              </w:r>
            </w:ins>
          </w:p>
          <w:p w14:paraId="5588EAFD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02" w:author="MURILO CARVALHO POVOA DA SILVA" w:date="2024-10-04T20:47:00Z"/>
              </w:rPr>
            </w:pPr>
            <w:ins w:id="803" w:author="MURILO CARVALHO POVOA DA SILVA" w:date="2024-10-04T20:47:00Z">
              <w:r>
                <w:t xml:space="preserve">Caso para o chamado não seja necessário consultar outras áreas do </w:t>
              </w:r>
              <w:proofErr w:type="spellStart"/>
              <w:r>
                <w:t>FreteCheck</w:t>
              </w:r>
              <w:proofErr w:type="spellEnd"/>
              <w:r>
                <w:t>, o processo segue para Resposta.</w:t>
              </w:r>
            </w:ins>
          </w:p>
          <w:p w14:paraId="00ABD005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04" w:author="MURILO CARVALHO POVOA DA SILVA" w:date="2024-10-04T20:47:00Z"/>
              </w:rPr>
            </w:pPr>
            <w:ins w:id="805" w:author="MURILO CARVALHO POVOA DA SILVA" w:date="2024-10-04T20:47:00Z">
              <w:r>
                <w:t xml:space="preserve">Caso seja necessário consultar outras áreas, o suporte sinaliza ao </w:t>
              </w:r>
              <w:proofErr w:type="spellStart"/>
              <w:r>
                <w:t>FreteCheck</w:t>
              </w:r>
              <w:proofErr w:type="spellEnd"/>
              <w:r>
                <w:t>.</w:t>
              </w:r>
            </w:ins>
          </w:p>
        </w:tc>
      </w:tr>
      <w:tr w:rsidR="00F46DCB" w14:paraId="6EEC0E5C" w14:textId="77777777" w:rsidTr="00F46DCB">
        <w:trPr>
          <w:ins w:id="806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03BA4" w14:textId="77777777" w:rsidR="00F46DCB" w:rsidRDefault="00F46DCB">
            <w:pPr>
              <w:rPr>
                <w:ins w:id="807" w:author="MURILO CARVALHO POVOA DA SILVA" w:date="2024-10-04T20:47:00Z"/>
              </w:rPr>
            </w:pPr>
            <w:ins w:id="808" w:author="MURILO CARVALHO POVOA DA SILVA" w:date="2024-10-04T20:47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D0F98" w14:textId="77777777" w:rsidR="00F46DCB" w:rsidRDefault="00F46DCB">
            <w:pPr>
              <w:rPr>
                <w:ins w:id="809" w:author="MURILO CARVALHO POVOA DA SILVA" w:date="2024-10-04T20:47:00Z"/>
              </w:rPr>
            </w:pPr>
            <w:ins w:id="810" w:author="MURILO CARVALHO POVOA DA SILVA" w:date="2024-10-04T20:47:00Z">
              <w:r>
                <w:t>Chamado selecionado</w:t>
              </w:r>
            </w:ins>
          </w:p>
        </w:tc>
      </w:tr>
    </w:tbl>
    <w:p w14:paraId="70EFDEF2" w14:textId="77777777" w:rsidR="00F46DCB" w:rsidRDefault="00F46DCB" w:rsidP="00F46DCB">
      <w:pPr>
        <w:rPr>
          <w:ins w:id="811" w:author="MURILO CARVALHO POVOA DA SILVA" w:date="2024-10-04T20:47:00Z"/>
        </w:rPr>
      </w:pPr>
    </w:p>
    <w:p w14:paraId="3D48F01C" w14:textId="77777777" w:rsidR="00F46DCB" w:rsidRDefault="00F46DCB" w:rsidP="00F46DCB">
      <w:pPr>
        <w:rPr>
          <w:ins w:id="812" w:author="MURILO CARVALHO POVOA DA SILVA" w:date="2024-10-04T20:47:00Z"/>
        </w:rPr>
      </w:pPr>
    </w:p>
    <w:p w14:paraId="3230484D" w14:textId="77777777" w:rsidR="00F46DCB" w:rsidRDefault="00F46DCB" w:rsidP="00F46DCB">
      <w:pPr>
        <w:rPr>
          <w:ins w:id="813" w:author="MURILO CARVALHO POVOA DA SILVA" w:date="2024-10-04T20:47:00Z"/>
        </w:rPr>
      </w:pPr>
    </w:p>
    <w:p w14:paraId="01527B8E" w14:textId="77777777" w:rsidR="00F46DCB" w:rsidRDefault="00F46DCB" w:rsidP="00F46DCB">
      <w:pPr>
        <w:rPr>
          <w:ins w:id="814" w:author="MURILO CARVALHO POVOA DA SILVA" w:date="2024-10-04T20:47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0AC48621" w14:textId="77777777" w:rsidTr="00F46DCB">
        <w:trPr>
          <w:ins w:id="81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AB84C" w14:textId="77777777" w:rsidR="00F46DCB" w:rsidRDefault="00F46DCB">
            <w:pPr>
              <w:rPr>
                <w:ins w:id="816" w:author="MURILO CARVALHO POVOA DA SILVA" w:date="2024-10-04T20:47:00Z"/>
              </w:rPr>
            </w:pPr>
            <w:ins w:id="817" w:author="MURILO CARVALHO POVOA DA SILVA" w:date="2024-10-04T20:47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D20EA" w14:textId="77777777" w:rsidR="00F46DCB" w:rsidRDefault="00F46DCB">
            <w:pPr>
              <w:rPr>
                <w:ins w:id="818" w:author="MURILO CARVALHO POVOA DA SILVA" w:date="2024-10-04T20:47:00Z"/>
              </w:rPr>
            </w:pPr>
            <w:ins w:id="819" w:author="MURILO CARVALHO POVOA DA SILVA" w:date="2024-10-04T20:47:00Z">
              <w:r>
                <w:t>Resposta ao chamado</w:t>
              </w:r>
            </w:ins>
          </w:p>
        </w:tc>
      </w:tr>
      <w:tr w:rsidR="00F46DCB" w14:paraId="6590BD10" w14:textId="77777777" w:rsidTr="00F46DCB">
        <w:trPr>
          <w:ins w:id="820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A60A7" w14:textId="77777777" w:rsidR="00F46DCB" w:rsidRDefault="00F46DCB">
            <w:pPr>
              <w:rPr>
                <w:ins w:id="821" w:author="MURILO CARVALHO POVOA DA SILVA" w:date="2024-10-04T20:47:00Z"/>
              </w:rPr>
            </w:pPr>
            <w:ins w:id="822" w:author="MURILO CARVALHO POVOA DA SILVA" w:date="2024-10-04T20:47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AB725" w14:textId="77777777" w:rsidR="00F46DCB" w:rsidRDefault="00F46DCB">
            <w:pPr>
              <w:rPr>
                <w:ins w:id="823" w:author="MURILO CARVALHO POVOA DA SILVA" w:date="2024-10-04T20:47:00Z"/>
              </w:rPr>
            </w:pPr>
            <w:ins w:id="824" w:author="MURILO CARVALHO POVOA DA SILVA" w:date="2024-10-04T20:47:00Z">
              <w:r>
                <w:t>Chamado selecionado</w:t>
              </w:r>
            </w:ins>
          </w:p>
        </w:tc>
      </w:tr>
      <w:tr w:rsidR="00F46DCB" w14:paraId="178FD9ED" w14:textId="77777777" w:rsidTr="00F46DCB">
        <w:trPr>
          <w:ins w:id="825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1F89C" w14:textId="77777777" w:rsidR="00F46DCB" w:rsidRDefault="00F46DCB">
            <w:pPr>
              <w:rPr>
                <w:ins w:id="826" w:author="MURILO CARVALHO POVOA DA SILVA" w:date="2024-10-04T20:47:00Z"/>
              </w:rPr>
            </w:pPr>
            <w:ins w:id="827" w:author="MURILO CARVALHO POVOA DA SILVA" w:date="2024-10-04T20:47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B64CB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28" w:author="MURILO CARVALHO POVOA DA SILVA" w:date="2024-10-04T20:47:00Z"/>
              </w:rPr>
            </w:pPr>
            <w:ins w:id="829" w:author="MURILO CARVALHO POVOA DA SILVA" w:date="2024-10-04T20:47:00Z">
              <w:r>
                <w:t>O suporte técnico responde o chamado;</w:t>
              </w:r>
            </w:ins>
          </w:p>
          <w:p w14:paraId="2E769DC8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30" w:author="MURILO CARVALHO POVOA DA SILVA" w:date="2024-10-04T20:47:00Z"/>
              </w:rPr>
            </w:pPr>
            <w:ins w:id="831" w:author="MURILO CARVALHO POVOA DA SILVA" w:date="2024-10-04T20:47:00Z">
              <w:r>
                <w:t xml:space="preserve">Submete a resposta no </w:t>
              </w:r>
              <w:proofErr w:type="spellStart"/>
              <w:r>
                <w:t>FreteCheck</w:t>
              </w:r>
              <w:proofErr w:type="spellEnd"/>
            </w:ins>
          </w:p>
        </w:tc>
      </w:tr>
      <w:tr w:rsidR="00F46DCB" w14:paraId="47E228D3" w14:textId="77777777" w:rsidTr="00F46DCB">
        <w:trPr>
          <w:ins w:id="832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80B87" w14:textId="77777777" w:rsidR="00F46DCB" w:rsidRDefault="00F46DCB">
            <w:pPr>
              <w:rPr>
                <w:ins w:id="833" w:author="MURILO CARVALHO POVOA DA SILVA" w:date="2024-10-04T20:47:00Z"/>
              </w:rPr>
            </w:pPr>
            <w:ins w:id="834" w:author="MURILO CARVALHO POVOA DA SILVA" w:date="2024-10-04T20:47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EF6E3" w14:textId="77777777" w:rsidR="00F46DCB" w:rsidRDefault="00F46DCB">
            <w:pPr>
              <w:rPr>
                <w:ins w:id="835" w:author="MURILO CARVALHO POVOA DA SILVA" w:date="2024-10-04T20:47:00Z"/>
              </w:rPr>
            </w:pPr>
            <w:ins w:id="836" w:author="MURILO CARVALHO POVOA DA SILVA" w:date="2024-10-04T20:47:00Z">
              <w:r>
                <w:t xml:space="preserve">Envio da resposta ao </w:t>
              </w:r>
              <w:proofErr w:type="spellStart"/>
              <w:r>
                <w:t>FreteCheck</w:t>
              </w:r>
              <w:proofErr w:type="spellEnd"/>
            </w:ins>
          </w:p>
        </w:tc>
      </w:tr>
    </w:tbl>
    <w:p w14:paraId="4A44EFA2" w14:textId="77777777" w:rsidR="00F46DCB" w:rsidRDefault="00F46DCB" w:rsidP="00F46DCB">
      <w:pPr>
        <w:rPr>
          <w:ins w:id="837" w:author="MURILO CARVALHO POVOA DA SILVA" w:date="2024-10-04T20:47:00Z"/>
        </w:rPr>
      </w:pP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5983"/>
      </w:tblGrid>
      <w:tr w:rsidR="00F46DCB" w14:paraId="1BB03071" w14:textId="77777777" w:rsidTr="00F46DCB">
        <w:trPr>
          <w:ins w:id="838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9F08B" w14:textId="77777777" w:rsidR="00F46DCB" w:rsidRDefault="00F46DCB">
            <w:pPr>
              <w:rPr>
                <w:ins w:id="839" w:author="MURILO CARVALHO POVOA DA SILVA" w:date="2024-10-04T20:47:00Z"/>
              </w:rPr>
            </w:pPr>
            <w:ins w:id="840" w:author="MURILO CARVALHO POVOA DA SILVA" w:date="2024-10-04T20:47:00Z">
              <w:r>
                <w:rPr>
                  <w:b/>
                </w:rPr>
                <w:t>Nome da Tarefa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DE467" w14:textId="77777777" w:rsidR="00F46DCB" w:rsidRDefault="00F46DCB">
            <w:pPr>
              <w:rPr>
                <w:ins w:id="841" w:author="MURILO CARVALHO POVOA DA SILVA" w:date="2024-10-04T20:47:00Z"/>
              </w:rPr>
            </w:pPr>
            <w:ins w:id="842" w:author="MURILO CARVALHO POVOA DA SILVA" w:date="2024-10-04T20:47:00Z">
              <w:r>
                <w:t>Registra o chamado respondido</w:t>
              </w:r>
            </w:ins>
          </w:p>
        </w:tc>
      </w:tr>
      <w:tr w:rsidR="00F46DCB" w14:paraId="6775FBB0" w14:textId="77777777" w:rsidTr="00F46DCB">
        <w:trPr>
          <w:ins w:id="843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F1D9D" w14:textId="77777777" w:rsidR="00F46DCB" w:rsidRDefault="00F46DCB">
            <w:pPr>
              <w:rPr>
                <w:ins w:id="844" w:author="MURILO CARVALHO POVOA DA SILVA" w:date="2024-10-04T20:47:00Z"/>
              </w:rPr>
            </w:pPr>
            <w:ins w:id="845" w:author="MURILO CARVALHO POVOA DA SILVA" w:date="2024-10-04T20:47:00Z">
              <w:r>
                <w:rPr>
                  <w:b/>
                </w:rPr>
                <w:t>Dados de entrada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00392" w14:textId="77777777" w:rsidR="00F46DCB" w:rsidRDefault="00F46DCB">
            <w:pPr>
              <w:rPr>
                <w:ins w:id="846" w:author="MURILO CARVALHO POVOA DA SILVA" w:date="2024-10-04T20:47:00Z"/>
              </w:rPr>
            </w:pPr>
            <w:ins w:id="847" w:author="MURILO CARVALHO POVOA DA SILVA" w:date="2024-10-04T20:47:00Z">
              <w:r>
                <w:t>Resposta enviada pelo Suporte Técnico</w:t>
              </w:r>
            </w:ins>
          </w:p>
        </w:tc>
      </w:tr>
      <w:tr w:rsidR="00F46DCB" w14:paraId="0E825808" w14:textId="77777777" w:rsidTr="00F46DCB">
        <w:trPr>
          <w:ins w:id="848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56E52" w14:textId="77777777" w:rsidR="00F46DCB" w:rsidRDefault="00F46DCB">
            <w:pPr>
              <w:rPr>
                <w:ins w:id="849" w:author="MURILO CARVALHO POVOA DA SILVA" w:date="2024-10-04T20:47:00Z"/>
              </w:rPr>
            </w:pPr>
            <w:ins w:id="850" w:author="MURILO CARVALHO POVOA DA SILVA" w:date="2024-10-04T20:47:00Z">
              <w:r>
                <w:rPr>
                  <w:b/>
                </w:rPr>
                <w:t>Detalhamento do passo a passo da tarefa: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62265" w14:textId="77777777" w:rsidR="00F46DCB" w:rsidRDefault="00F46DCB" w:rsidP="00F46DCB">
            <w:pPr>
              <w:pStyle w:val="PargrafodaLista"/>
              <w:numPr>
                <w:ilvl w:val="0"/>
                <w:numId w:val="55"/>
              </w:numPr>
              <w:rPr>
                <w:ins w:id="851" w:author="MURILO CARVALHO POVOA DA SILVA" w:date="2024-10-04T20:47:00Z"/>
              </w:rPr>
            </w:pPr>
            <w:ins w:id="852" w:author="MURILO CARVALHO POVOA DA SILVA" w:date="2024-10-04T20:47:00Z">
              <w:r>
                <w:t xml:space="preserve">O </w:t>
              </w:r>
              <w:proofErr w:type="spellStart"/>
              <w:r>
                <w:t>FreteCheck</w:t>
              </w:r>
              <w:proofErr w:type="spellEnd"/>
              <w:r>
                <w:t xml:space="preserve"> registra a resposta do chamado no sistema.</w:t>
              </w:r>
            </w:ins>
          </w:p>
        </w:tc>
      </w:tr>
      <w:tr w:rsidR="00F46DCB" w14:paraId="6661704F" w14:textId="77777777" w:rsidTr="00F46DCB">
        <w:trPr>
          <w:ins w:id="853" w:author="MURILO CARVALHO POVOA DA SILVA" w:date="2024-10-04T20:47:00Z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7EE7E" w14:textId="77777777" w:rsidR="00F46DCB" w:rsidRDefault="00F46DCB">
            <w:pPr>
              <w:rPr>
                <w:ins w:id="854" w:author="MURILO CARVALHO POVOA DA SILVA" w:date="2024-10-04T20:47:00Z"/>
              </w:rPr>
            </w:pPr>
            <w:ins w:id="855" w:author="MURILO CARVALHO POVOA DA SILVA" w:date="2024-10-04T20:47:00Z">
              <w:r>
                <w:rPr>
                  <w:b/>
                </w:rPr>
                <w:t>Dados de Saída:</w:t>
              </w:r>
            </w:ins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052B78" w14:textId="77777777" w:rsidR="00F46DCB" w:rsidRDefault="00F46DCB">
            <w:pPr>
              <w:rPr>
                <w:ins w:id="856" w:author="MURILO CARVALHO POVOA DA SILVA" w:date="2024-10-04T20:47:00Z"/>
              </w:rPr>
            </w:pPr>
            <w:ins w:id="857" w:author="MURILO CARVALHO POVOA DA SILVA" w:date="2024-10-04T20:47:00Z">
              <w:r>
                <w:t>Sinaliza o chamado como respondido</w:t>
              </w:r>
            </w:ins>
          </w:p>
        </w:tc>
      </w:tr>
    </w:tbl>
    <w:p w14:paraId="4D42947B" w14:textId="6192AE01" w:rsidR="00F738CA" w:rsidDel="00F60455" w:rsidRDefault="00F738CA" w:rsidP="009C5F7E">
      <w:pPr>
        <w:rPr>
          <w:del w:id="858" w:author="MURILO CARVALHO POVOA DA SILVA" w:date="2024-10-04T20:36:00Z"/>
        </w:rPr>
      </w:pPr>
    </w:p>
    <w:p w14:paraId="532A4616" w14:textId="77777777" w:rsidR="00F60455" w:rsidRDefault="00F60455">
      <w:pPr>
        <w:rPr>
          <w:ins w:id="859" w:author="MURILO CARVALHO POVOA DA SILVA" w:date="2024-10-04T20:36:00Z"/>
        </w:rPr>
      </w:pPr>
    </w:p>
    <w:p w14:paraId="0E4707F5" w14:textId="77777777" w:rsidR="00F738CA" w:rsidDel="00F60455" w:rsidRDefault="00F738CA">
      <w:pPr>
        <w:rPr>
          <w:del w:id="860" w:author="MURILO CARVALHO POVOA DA SILVA" w:date="2024-10-04T20:36:00Z"/>
        </w:rPr>
      </w:pPr>
    </w:p>
    <w:p w14:paraId="5608EA3D" w14:textId="77777777" w:rsidR="00F738CA" w:rsidDel="00F60455" w:rsidRDefault="00F738CA">
      <w:pPr>
        <w:rPr>
          <w:del w:id="861" w:author="MURILO CARVALHO POVOA DA SILVA" w:date="2024-10-04T20:36:00Z"/>
        </w:rPr>
      </w:pPr>
    </w:p>
    <w:p w14:paraId="2F0F14C1" w14:textId="77777777" w:rsidR="00F738CA" w:rsidDel="00F60455" w:rsidRDefault="00F738CA">
      <w:pPr>
        <w:rPr>
          <w:del w:id="862" w:author="MURILO CARVALHO POVOA DA SILVA" w:date="2024-10-04T20:36:00Z"/>
        </w:rPr>
      </w:pPr>
    </w:p>
    <w:p w14:paraId="709C0DD9" w14:textId="77777777" w:rsidR="00F738CA" w:rsidDel="00F60455" w:rsidRDefault="00F738CA">
      <w:pPr>
        <w:rPr>
          <w:del w:id="863" w:author="MURILO CARVALHO POVOA DA SILVA" w:date="2024-10-04T20:36:00Z"/>
        </w:rPr>
      </w:pPr>
    </w:p>
    <w:p w14:paraId="2DCC2097" w14:textId="77777777" w:rsidR="00F738CA" w:rsidDel="00F60455" w:rsidRDefault="00F738CA">
      <w:pPr>
        <w:rPr>
          <w:del w:id="864" w:author="MURILO CARVALHO POVOA DA SILVA" w:date="2024-10-04T20:36:00Z"/>
        </w:rPr>
      </w:pPr>
    </w:p>
    <w:p w14:paraId="0B0B03EB" w14:textId="77777777" w:rsidR="00F738CA" w:rsidDel="00F60455" w:rsidRDefault="00F738CA">
      <w:pPr>
        <w:rPr>
          <w:del w:id="865" w:author="MURILO CARVALHO POVOA DA SILVA" w:date="2024-10-04T20:36:00Z"/>
        </w:rPr>
      </w:pPr>
    </w:p>
    <w:p w14:paraId="40A217A7" w14:textId="77777777" w:rsidR="00F738CA" w:rsidDel="00F60455" w:rsidRDefault="00F738CA">
      <w:pPr>
        <w:rPr>
          <w:del w:id="866" w:author="MURILO CARVALHO POVOA DA SILVA" w:date="2024-10-04T20:36:00Z"/>
        </w:rPr>
      </w:pPr>
    </w:p>
    <w:p w14:paraId="1B3A48BA" w14:textId="77777777" w:rsidR="009C5F7E" w:rsidRPr="009C5F7E" w:rsidRDefault="009C5F7E" w:rsidP="009C5F7E"/>
    <w:p w14:paraId="1EA85CF4" w14:textId="6E6987FC" w:rsidR="00F738CA" w:rsidDel="00F60455" w:rsidRDefault="00F738CA">
      <w:pPr>
        <w:rPr>
          <w:del w:id="867" w:author="MURILO CARVALHO POVOA DA SILVA" w:date="2024-10-04T20:36:00Z"/>
        </w:rPr>
      </w:pPr>
    </w:p>
    <w:p w14:paraId="3C02B7E9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Diagrama de Casos de uso</w:t>
      </w:r>
    </w:p>
    <w:p w14:paraId="4F56331F" w14:textId="77777777" w:rsidR="00F738CA" w:rsidRDefault="00F738CA"/>
    <w:p w14:paraId="38F3FF0F" w14:textId="2EC85283" w:rsidR="00F738CA" w:rsidDel="00F60455" w:rsidRDefault="004736A4">
      <w:pPr>
        <w:rPr>
          <w:del w:id="868" w:author="MURILO CARVALHO POVOA DA SILVA" w:date="2024-10-04T20:36:00Z"/>
          <w:highlight w:val="yellow"/>
        </w:rPr>
      </w:pPr>
      <w:del w:id="869" w:author="MURILO CARVALHO POVOA DA SILVA" w:date="2024-10-04T20:36:00Z">
        <w:r w:rsidDel="00F60455">
          <w:rPr>
            <w:highlight w:val="yellow"/>
          </w:rPr>
          <w:delText>Elaborar o diagrama de casos de uso usando a notação UML</w:delText>
        </w:r>
      </w:del>
    </w:p>
    <w:p w14:paraId="038CB147" w14:textId="77777777" w:rsidR="00F738CA" w:rsidRDefault="004736A4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11D187BA" wp14:editId="7A4FD959">
            <wp:extent cx="4343400" cy="6867525"/>
            <wp:effectExtent l="0" t="0" r="0" b="952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59" cy="6868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9A791" w14:textId="77777777" w:rsidR="00F738CA" w:rsidRDefault="00F738CA">
      <w:bookmarkStart w:id="870" w:name="_tyjcwt" w:colFirst="0" w:colLast="0"/>
      <w:bookmarkEnd w:id="870"/>
    </w:p>
    <w:p w14:paraId="211E370D" w14:textId="77777777" w:rsidR="00F738CA" w:rsidRDefault="004736A4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hanging="566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lastRenderedPageBreak/>
        <w:t>Especificação dos Casos de uso</w:t>
      </w:r>
    </w:p>
    <w:p w14:paraId="1F32AB3E" w14:textId="77777777" w:rsidR="00F738CA" w:rsidRDefault="00F738CA"/>
    <w:tbl>
      <w:tblPr>
        <w:tblStyle w:val="a9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7B1534D7" w14:textId="77777777">
        <w:tc>
          <w:tcPr>
            <w:tcW w:w="2093" w:type="dxa"/>
          </w:tcPr>
          <w:p w14:paraId="75E021D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32803244" w14:textId="77777777" w:rsidR="00F738CA" w:rsidRDefault="004736A4">
            <w:r>
              <w:t>Cotar Frete</w:t>
            </w:r>
          </w:p>
        </w:tc>
      </w:tr>
      <w:tr w:rsidR="00F738CA" w14:paraId="2E6BDAF2" w14:textId="77777777">
        <w:tc>
          <w:tcPr>
            <w:tcW w:w="2093" w:type="dxa"/>
          </w:tcPr>
          <w:p w14:paraId="779909A6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451414B9" w14:textId="77777777" w:rsidR="00F738CA" w:rsidRDefault="004736A4">
            <w:r>
              <w:t>Inserir informações para cotação de um frete</w:t>
            </w:r>
          </w:p>
        </w:tc>
      </w:tr>
      <w:tr w:rsidR="00F738CA" w14:paraId="78AE1973" w14:textId="77777777">
        <w:tc>
          <w:tcPr>
            <w:tcW w:w="2093" w:type="dxa"/>
          </w:tcPr>
          <w:p w14:paraId="7ABB324E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7A85C39B" w14:textId="77777777" w:rsidR="00F738CA" w:rsidRDefault="004736A4">
            <w:r>
              <w:t>Cliente</w:t>
            </w:r>
          </w:p>
        </w:tc>
      </w:tr>
      <w:tr w:rsidR="00F738CA" w14:paraId="0E1D6A6B" w14:textId="77777777">
        <w:tc>
          <w:tcPr>
            <w:tcW w:w="2093" w:type="dxa"/>
          </w:tcPr>
          <w:p w14:paraId="4A1352A1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6255BC15" w14:textId="77777777" w:rsidR="00F738CA" w:rsidRDefault="004736A4">
            <w:r>
              <w:t>Ter um produto para realizar a cotação</w:t>
            </w:r>
          </w:p>
        </w:tc>
      </w:tr>
      <w:tr w:rsidR="00F738CA" w14:paraId="25BAD8B0" w14:textId="77777777">
        <w:tc>
          <w:tcPr>
            <w:tcW w:w="2093" w:type="dxa"/>
          </w:tcPr>
          <w:p w14:paraId="198836DB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19AD3AF0" w14:textId="77777777" w:rsidR="00F738CA" w:rsidRDefault="004736A4">
            <w:r>
              <w:t>Informações sobre o frete, como prazo de entrega e preços.</w:t>
            </w:r>
          </w:p>
        </w:tc>
      </w:tr>
      <w:tr w:rsidR="00F738CA" w14:paraId="7100C1F9" w14:textId="77777777">
        <w:tc>
          <w:tcPr>
            <w:tcW w:w="2093" w:type="dxa"/>
          </w:tcPr>
          <w:p w14:paraId="0C17A711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0270E376" w14:textId="77777777" w:rsidR="00F738CA" w:rsidRDefault="004736A4">
            <w:pPr>
              <w:numPr>
                <w:ilvl w:val="0"/>
                <w:numId w:val="9"/>
              </w:numPr>
            </w:pPr>
            <w:r>
              <w:t xml:space="preserve">Cliente acessa a função de cotar frete do </w:t>
            </w:r>
            <w:proofErr w:type="spellStart"/>
            <w:r>
              <w:t>FreteCheck</w:t>
            </w:r>
            <w:proofErr w:type="spellEnd"/>
            <w:r>
              <w:t>;</w:t>
            </w:r>
          </w:p>
          <w:p w14:paraId="3FD2E6C1" w14:textId="77777777" w:rsidR="00F738CA" w:rsidRDefault="004736A4">
            <w:pPr>
              <w:numPr>
                <w:ilvl w:val="0"/>
                <w:numId w:val="9"/>
              </w:numPr>
            </w:pPr>
            <w:r>
              <w:t>Sistema requisita informações do produto, endereço de destino e de origem;</w:t>
            </w:r>
          </w:p>
          <w:p w14:paraId="18EB5F7F" w14:textId="77777777" w:rsidR="00F738CA" w:rsidRDefault="004736A4">
            <w:pPr>
              <w:numPr>
                <w:ilvl w:val="0"/>
                <w:numId w:val="9"/>
              </w:numPr>
            </w:pPr>
            <w:r>
              <w:t>Sistema valida as informações;</w:t>
            </w:r>
          </w:p>
          <w:p w14:paraId="18BB4C67" w14:textId="77777777" w:rsidR="00F738CA" w:rsidRDefault="004736A4">
            <w:pPr>
              <w:numPr>
                <w:ilvl w:val="0"/>
                <w:numId w:val="9"/>
              </w:numPr>
            </w:pPr>
            <w:r>
              <w:t>Sistema consulta APIs de transporte;</w:t>
            </w:r>
          </w:p>
          <w:p w14:paraId="646EC6E9" w14:textId="77777777" w:rsidR="00F738CA" w:rsidRDefault="004736A4">
            <w:pPr>
              <w:numPr>
                <w:ilvl w:val="0"/>
                <w:numId w:val="9"/>
              </w:numPr>
            </w:pPr>
            <w:r>
              <w:t>Sistema informa ao cliente informações do frete como preço e prazo de entrega.</w:t>
            </w:r>
          </w:p>
          <w:p w14:paraId="08D1BB07" w14:textId="77777777" w:rsidR="00F738CA" w:rsidRDefault="004736A4">
            <w:pPr>
              <w:numPr>
                <w:ilvl w:val="0"/>
                <w:numId w:val="9"/>
              </w:numPr>
            </w:pPr>
            <w:r>
              <w:t>Fim do Caso de uso.</w:t>
            </w:r>
          </w:p>
        </w:tc>
      </w:tr>
      <w:tr w:rsidR="00F738CA" w14:paraId="5379B1DE" w14:textId="77777777">
        <w:tc>
          <w:tcPr>
            <w:tcW w:w="2093" w:type="dxa"/>
          </w:tcPr>
          <w:p w14:paraId="451E63C5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39E64F37" w14:textId="77777777" w:rsidR="00F738CA" w:rsidRDefault="00F738CA"/>
        </w:tc>
      </w:tr>
      <w:tr w:rsidR="00F738CA" w14:paraId="1B653C45" w14:textId="77777777">
        <w:tc>
          <w:tcPr>
            <w:tcW w:w="2093" w:type="dxa"/>
          </w:tcPr>
          <w:p w14:paraId="7EA97706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4648182A" w14:textId="77777777" w:rsidR="00F738CA" w:rsidRDefault="004736A4">
            <w:r>
              <w:t>3.1 - Informações inválidas.</w:t>
            </w:r>
          </w:p>
          <w:p w14:paraId="56D3EE2E" w14:textId="77777777" w:rsidR="00F738CA" w:rsidRDefault="004736A4">
            <w:r>
              <w:t>3.1.1 - Retorna ao passo 2.</w:t>
            </w:r>
          </w:p>
        </w:tc>
      </w:tr>
    </w:tbl>
    <w:p w14:paraId="15C5E994" w14:textId="77777777" w:rsidR="00F738CA" w:rsidRDefault="00F738CA"/>
    <w:p w14:paraId="649E8351" w14:textId="77777777" w:rsidR="00F738CA" w:rsidRDefault="00F738CA"/>
    <w:tbl>
      <w:tblPr>
        <w:tblStyle w:val="aa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32A012E8" w14:textId="77777777">
        <w:tc>
          <w:tcPr>
            <w:tcW w:w="2093" w:type="dxa"/>
          </w:tcPr>
          <w:p w14:paraId="3020AF3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70EF97D1" w14:textId="77777777" w:rsidR="00F738CA" w:rsidRDefault="004736A4">
            <w:r>
              <w:t>Acompanhar Encomenda</w:t>
            </w:r>
          </w:p>
        </w:tc>
      </w:tr>
      <w:tr w:rsidR="00F738CA" w14:paraId="20B3A82B" w14:textId="77777777">
        <w:tc>
          <w:tcPr>
            <w:tcW w:w="2093" w:type="dxa"/>
          </w:tcPr>
          <w:p w14:paraId="42020A00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634672EC" w14:textId="77777777" w:rsidR="00F738CA" w:rsidRDefault="004736A4">
            <w:r>
              <w:t>Cliente visualiza informações sobre prazo de entrega de sua encomenda</w:t>
            </w:r>
          </w:p>
        </w:tc>
      </w:tr>
      <w:tr w:rsidR="00F738CA" w14:paraId="024ECD52" w14:textId="77777777">
        <w:tc>
          <w:tcPr>
            <w:tcW w:w="2093" w:type="dxa"/>
          </w:tcPr>
          <w:p w14:paraId="27474AB2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750956AB" w14:textId="1151BF50" w:rsidR="00F738CA" w:rsidRDefault="004736A4">
            <w:r>
              <w:t>Cliente</w:t>
            </w:r>
            <w:r w:rsidR="00293BF0">
              <w:t xml:space="preserve"> e transportadora</w:t>
            </w:r>
          </w:p>
        </w:tc>
      </w:tr>
      <w:tr w:rsidR="00F738CA" w14:paraId="35266432" w14:textId="77777777">
        <w:tc>
          <w:tcPr>
            <w:tcW w:w="2093" w:type="dxa"/>
          </w:tcPr>
          <w:p w14:paraId="2427652F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16617DDE" w14:textId="77777777" w:rsidR="00F738CA" w:rsidRDefault="004736A4">
            <w:r>
              <w:t>Ter uma entrega ativa</w:t>
            </w:r>
          </w:p>
        </w:tc>
      </w:tr>
      <w:tr w:rsidR="00F738CA" w14:paraId="7066F989" w14:textId="77777777">
        <w:tc>
          <w:tcPr>
            <w:tcW w:w="2093" w:type="dxa"/>
          </w:tcPr>
          <w:p w14:paraId="1CDEB4FF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26D26485" w14:textId="77777777" w:rsidR="00F738CA" w:rsidRDefault="004736A4">
            <w:r>
              <w:t>Informações sobre a entrega como estimativa do prazo de entrega</w:t>
            </w:r>
          </w:p>
        </w:tc>
      </w:tr>
      <w:tr w:rsidR="00F738CA" w14:paraId="562831B8" w14:textId="77777777">
        <w:tc>
          <w:tcPr>
            <w:tcW w:w="2093" w:type="dxa"/>
          </w:tcPr>
          <w:p w14:paraId="397FF7F4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7D5816CA" w14:textId="77777777" w:rsidR="00F738CA" w:rsidRDefault="004736A4">
            <w:pPr>
              <w:numPr>
                <w:ilvl w:val="0"/>
                <w:numId w:val="4"/>
              </w:numPr>
            </w:pPr>
            <w:r>
              <w:t>Cliente acessa a função de acompanhar encomenda;</w:t>
            </w:r>
          </w:p>
          <w:p w14:paraId="376F4AB4" w14:textId="77777777" w:rsidR="00F738CA" w:rsidRDefault="004736A4">
            <w:pPr>
              <w:numPr>
                <w:ilvl w:val="0"/>
                <w:numId w:val="4"/>
              </w:numPr>
            </w:pPr>
            <w:r>
              <w:t>Sistema informa ao cliente a lista de encomendas que ele pode acompanhar;</w:t>
            </w:r>
          </w:p>
          <w:p w14:paraId="4391B707" w14:textId="77777777" w:rsidR="00F738CA" w:rsidRDefault="004736A4">
            <w:pPr>
              <w:numPr>
                <w:ilvl w:val="0"/>
                <w:numId w:val="4"/>
              </w:numPr>
            </w:pPr>
            <w:r>
              <w:t>Cliente seleciona a encomenda desejada;</w:t>
            </w:r>
          </w:p>
          <w:p w14:paraId="48276700" w14:textId="77777777" w:rsidR="00F738CA" w:rsidRDefault="004736A4">
            <w:pPr>
              <w:numPr>
                <w:ilvl w:val="0"/>
                <w:numId w:val="4"/>
              </w:numPr>
            </w:pPr>
            <w:r>
              <w:t>Sistema consulta APIs de transporte;</w:t>
            </w:r>
          </w:p>
          <w:p w14:paraId="2AA75493" w14:textId="77777777" w:rsidR="00F738CA" w:rsidRDefault="004736A4">
            <w:pPr>
              <w:numPr>
                <w:ilvl w:val="0"/>
                <w:numId w:val="4"/>
              </w:numPr>
            </w:pPr>
            <w:r>
              <w:t>Sistema informa ao cliente informações como localização atual, estimativa de entrega e etc.</w:t>
            </w:r>
          </w:p>
          <w:p w14:paraId="7064629E" w14:textId="77777777" w:rsidR="00F738CA" w:rsidRDefault="004736A4">
            <w:pPr>
              <w:numPr>
                <w:ilvl w:val="0"/>
                <w:numId w:val="4"/>
              </w:numPr>
            </w:pPr>
            <w:r>
              <w:t>Fim do Caso de uso.</w:t>
            </w:r>
          </w:p>
        </w:tc>
      </w:tr>
      <w:tr w:rsidR="00F738CA" w14:paraId="640FE04A" w14:textId="77777777">
        <w:tc>
          <w:tcPr>
            <w:tcW w:w="2093" w:type="dxa"/>
          </w:tcPr>
          <w:p w14:paraId="5F085674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5DE98E95" w14:textId="77777777" w:rsidR="00F738CA" w:rsidRDefault="00F738CA"/>
        </w:tc>
      </w:tr>
      <w:tr w:rsidR="00F738CA" w14:paraId="1FAC3C18" w14:textId="77777777">
        <w:tc>
          <w:tcPr>
            <w:tcW w:w="2093" w:type="dxa"/>
          </w:tcPr>
          <w:p w14:paraId="501C61E1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6BE3DD43" w14:textId="77777777" w:rsidR="00F738CA" w:rsidRDefault="00F738CA"/>
        </w:tc>
      </w:tr>
    </w:tbl>
    <w:p w14:paraId="2D8A15CC" w14:textId="77777777" w:rsidR="00F738CA" w:rsidRDefault="00F738CA"/>
    <w:p w14:paraId="25730BFA" w14:textId="457300C5" w:rsidR="00F738CA" w:rsidDel="00F60455" w:rsidRDefault="00F738CA">
      <w:pPr>
        <w:rPr>
          <w:del w:id="871" w:author="MURILO CARVALHO POVOA DA SILVA" w:date="2024-10-04T20:36:00Z"/>
        </w:rPr>
      </w:pPr>
    </w:p>
    <w:p w14:paraId="499F39A1" w14:textId="67F1554A" w:rsidR="00F738CA" w:rsidDel="00F60455" w:rsidRDefault="00F738CA">
      <w:pPr>
        <w:rPr>
          <w:del w:id="872" w:author="MURILO CARVALHO POVOA DA SILVA" w:date="2024-10-04T20:36:00Z"/>
        </w:rPr>
      </w:pPr>
    </w:p>
    <w:p w14:paraId="7C72BE16" w14:textId="64521F05" w:rsidR="00F738CA" w:rsidDel="00F60455" w:rsidRDefault="00F738CA">
      <w:pPr>
        <w:rPr>
          <w:del w:id="873" w:author="MURILO CARVALHO POVOA DA SILVA" w:date="2024-10-04T20:36:00Z"/>
        </w:rPr>
      </w:pPr>
    </w:p>
    <w:p w14:paraId="58F341B6" w14:textId="3D7CEE0A" w:rsidR="00F738CA" w:rsidDel="00F60455" w:rsidRDefault="00F738CA">
      <w:pPr>
        <w:rPr>
          <w:del w:id="874" w:author="MURILO CARVALHO POVOA DA SILVA" w:date="2024-10-04T20:36:00Z"/>
        </w:rPr>
      </w:pPr>
    </w:p>
    <w:tbl>
      <w:tblPr>
        <w:tblStyle w:val="ab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5B0C63DC" w14:textId="77777777">
        <w:tc>
          <w:tcPr>
            <w:tcW w:w="2093" w:type="dxa"/>
          </w:tcPr>
          <w:p w14:paraId="072CB65E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595CE00E" w14:textId="77777777" w:rsidR="00F738CA" w:rsidRDefault="004736A4">
            <w:r>
              <w:t>Receber notificação das etapas</w:t>
            </w:r>
          </w:p>
        </w:tc>
      </w:tr>
      <w:tr w:rsidR="00F738CA" w14:paraId="1CE9D00F" w14:textId="77777777">
        <w:tc>
          <w:tcPr>
            <w:tcW w:w="2093" w:type="dxa"/>
          </w:tcPr>
          <w:p w14:paraId="055FC28C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45B71D3F" w14:textId="77777777" w:rsidR="00F738CA" w:rsidRDefault="004736A4">
            <w:r>
              <w:t xml:space="preserve">Sistema notifica </w:t>
            </w:r>
            <w:proofErr w:type="spellStart"/>
            <w:r>
              <w:t>o</w:t>
            </w:r>
            <w:proofErr w:type="spellEnd"/>
            <w:r>
              <w:t xml:space="preserve"> cliente sobre as etapas da sua entrega</w:t>
            </w:r>
          </w:p>
        </w:tc>
      </w:tr>
      <w:tr w:rsidR="00F738CA" w14:paraId="2CDA544D" w14:textId="77777777">
        <w:tc>
          <w:tcPr>
            <w:tcW w:w="2093" w:type="dxa"/>
          </w:tcPr>
          <w:p w14:paraId="50DF7E94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2907D746" w14:textId="40A90188" w:rsidR="00F738CA" w:rsidRDefault="00293BF0">
            <w:r>
              <w:t>Cliente</w:t>
            </w:r>
          </w:p>
        </w:tc>
      </w:tr>
      <w:tr w:rsidR="00F738CA" w14:paraId="23590DD8" w14:textId="77777777">
        <w:tc>
          <w:tcPr>
            <w:tcW w:w="2093" w:type="dxa"/>
          </w:tcPr>
          <w:p w14:paraId="4EE0C678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202AC1C9" w14:textId="77777777" w:rsidR="00F738CA" w:rsidRDefault="004736A4">
            <w:r>
              <w:t>Ter uma entrega ativa</w:t>
            </w:r>
          </w:p>
        </w:tc>
      </w:tr>
      <w:tr w:rsidR="00F738CA" w14:paraId="136D0334" w14:textId="77777777">
        <w:tc>
          <w:tcPr>
            <w:tcW w:w="2093" w:type="dxa"/>
          </w:tcPr>
          <w:p w14:paraId="2A74D86F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5F9FE04E" w14:textId="77777777" w:rsidR="00F738CA" w:rsidRDefault="004736A4">
            <w:r>
              <w:t>Notificação com informações como status da entrega</w:t>
            </w:r>
          </w:p>
        </w:tc>
      </w:tr>
      <w:tr w:rsidR="00F738CA" w14:paraId="6230D728" w14:textId="77777777">
        <w:tc>
          <w:tcPr>
            <w:tcW w:w="2093" w:type="dxa"/>
          </w:tcPr>
          <w:p w14:paraId="5820A6D3" w14:textId="77777777" w:rsidR="00F738CA" w:rsidRDefault="004736A4">
            <w:r>
              <w:lastRenderedPageBreak/>
              <w:t>Fluxo principal</w:t>
            </w:r>
          </w:p>
        </w:tc>
        <w:tc>
          <w:tcPr>
            <w:tcW w:w="6662" w:type="dxa"/>
          </w:tcPr>
          <w:p w14:paraId="77ACCAAF" w14:textId="77777777" w:rsidR="00F738CA" w:rsidRDefault="004736A4">
            <w:pPr>
              <w:numPr>
                <w:ilvl w:val="0"/>
                <w:numId w:val="3"/>
              </w:numPr>
            </w:pPr>
            <w:r>
              <w:t>Transportadora atualiza o status da entrega;</w:t>
            </w:r>
          </w:p>
          <w:p w14:paraId="3AE89A34" w14:textId="77777777" w:rsidR="00F738CA" w:rsidRDefault="004736A4">
            <w:pPr>
              <w:numPr>
                <w:ilvl w:val="0"/>
                <w:numId w:val="3"/>
              </w:numPr>
            </w:pPr>
            <w:r>
              <w:t>Sistema verifica a preferência do cliente para notificação (</w:t>
            </w:r>
            <w:proofErr w:type="spellStart"/>
            <w:r>
              <w:t>email</w:t>
            </w:r>
            <w:proofErr w:type="spellEnd"/>
            <w:r>
              <w:t xml:space="preserve"> ou SMS);</w:t>
            </w:r>
          </w:p>
          <w:p w14:paraId="087095D6" w14:textId="77777777" w:rsidR="00F738CA" w:rsidRDefault="004736A4">
            <w:pPr>
              <w:numPr>
                <w:ilvl w:val="0"/>
                <w:numId w:val="3"/>
              </w:numPr>
            </w:pPr>
            <w:r>
              <w:t xml:space="preserve">Notifica </w:t>
            </w:r>
            <w:proofErr w:type="spellStart"/>
            <w:r>
              <w:t>o</w:t>
            </w:r>
            <w:proofErr w:type="spellEnd"/>
            <w:r>
              <w:t xml:space="preserve"> cliente com informações sobre a entrega.</w:t>
            </w:r>
          </w:p>
        </w:tc>
      </w:tr>
      <w:tr w:rsidR="00F738CA" w14:paraId="3E3A81F0" w14:textId="77777777">
        <w:tc>
          <w:tcPr>
            <w:tcW w:w="2093" w:type="dxa"/>
          </w:tcPr>
          <w:p w14:paraId="06BAFE04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4EAF82D2" w14:textId="77777777" w:rsidR="00F738CA" w:rsidRDefault="00F738CA"/>
        </w:tc>
      </w:tr>
      <w:tr w:rsidR="00F738CA" w14:paraId="157424AC" w14:textId="77777777">
        <w:tc>
          <w:tcPr>
            <w:tcW w:w="2093" w:type="dxa"/>
          </w:tcPr>
          <w:p w14:paraId="6597B13F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0777AEA8" w14:textId="77777777" w:rsidR="00F738CA" w:rsidRDefault="00F738CA"/>
        </w:tc>
      </w:tr>
    </w:tbl>
    <w:p w14:paraId="23AF9275" w14:textId="77777777" w:rsidR="00F738CA" w:rsidRDefault="00F738CA"/>
    <w:p w14:paraId="21926048" w14:textId="77777777" w:rsidR="00F738CA" w:rsidRDefault="00F738CA"/>
    <w:tbl>
      <w:tblPr>
        <w:tblStyle w:val="ac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F738CA" w14:paraId="3C37A8AD" w14:textId="77777777">
        <w:tc>
          <w:tcPr>
            <w:tcW w:w="2093" w:type="dxa"/>
          </w:tcPr>
          <w:p w14:paraId="07847277" w14:textId="77777777" w:rsidR="00F738CA" w:rsidRDefault="004736A4">
            <w:r>
              <w:t>Nome</w:t>
            </w:r>
          </w:p>
        </w:tc>
        <w:tc>
          <w:tcPr>
            <w:tcW w:w="6662" w:type="dxa"/>
          </w:tcPr>
          <w:p w14:paraId="7F27FD91" w14:textId="77777777" w:rsidR="00F738CA" w:rsidRDefault="004736A4">
            <w:r>
              <w:t>Avaliar entrega</w:t>
            </w:r>
          </w:p>
        </w:tc>
      </w:tr>
      <w:tr w:rsidR="00F738CA" w14:paraId="5B18ADDC" w14:textId="77777777">
        <w:tc>
          <w:tcPr>
            <w:tcW w:w="2093" w:type="dxa"/>
          </w:tcPr>
          <w:p w14:paraId="3E4EB835" w14:textId="77777777" w:rsidR="00F738CA" w:rsidRDefault="004736A4">
            <w:r>
              <w:t>Descrição</w:t>
            </w:r>
          </w:p>
        </w:tc>
        <w:tc>
          <w:tcPr>
            <w:tcW w:w="6662" w:type="dxa"/>
          </w:tcPr>
          <w:p w14:paraId="6CFDAE68" w14:textId="77777777" w:rsidR="00F738CA" w:rsidRDefault="004736A4">
            <w:r>
              <w:t>Cliente fornece um feedback sobre a entrega</w:t>
            </w:r>
          </w:p>
        </w:tc>
      </w:tr>
      <w:tr w:rsidR="00F738CA" w14:paraId="2E2A8FE7" w14:textId="77777777">
        <w:tc>
          <w:tcPr>
            <w:tcW w:w="2093" w:type="dxa"/>
          </w:tcPr>
          <w:p w14:paraId="5CD2C848" w14:textId="77777777" w:rsidR="00F738CA" w:rsidRDefault="004736A4">
            <w:r>
              <w:t>Ator</w:t>
            </w:r>
          </w:p>
        </w:tc>
        <w:tc>
          <w:tcPr>
            <w:tcW w:w="6662" w:type="dxa"/>
          </w:tcPr>
          <w:p w14:paraId="1D5A598F" w14:textId="77777777" w:rsidR="00F738CA" w:rsidRDefault="004736A4">
            <w:r>
              <w:t>Cliente</w:t>
            </w:r>
          </w:p>
        </w:tc>
      </w:tr>
      <w:tr w:rsidR="00F738CA" w14:paraId="02B838AC" w14:textId="77777777">
        <w:tc>
          <w:tcPr>
            <w:tcW w:w="2093" w:type="dxa"/>
          </w:tcPr>
          <w:p w14:paraId="31DF594D" w14:textId="77777777" w:rsidR="00F738CA" w:rsidRDefault="004736A4">
            <w:r>
              <w:t>Pré-condição</w:t>
            </w:r>
          </w:p>
        </w:tc>
        <w:tc>
          <w:tcPr>
            <w:tcW w:w="6662" w:type="dxa"/>
          </w:tcPr>
          <w:p w14:paraId="6071A448" w14:textId="77777777" w:rsidR="00F738CA" w:rsidRDefault="004736A4">
            <w:r>
              <w:t>Ter uma entrega finalizada</w:t>
            </w:r>
          </w:p>
        </w:tc>
      </w:tr>
      <w:tr w:rsidR="00F738CA" w14:paraId="0861747D" w14:textId="77777777">
        <w:tc>
          <w:tcPr>
            <w:tcW w:w="2093" w:type="dxa"/>
          </w:tcPr>
          <w:p w14:paraId="7062E224" w14:textId="77777777" w:rsidR="00F738CA" w:rsidRDefault="004736A4">
            <w:r>
              <w:t>Pós-condição</w:t>
            </w:r>
          </w:p>
        </w:tc>
        <w:tc>
          <w:tcPr>
            <w:tcW w:w="6662" w:type="dxa"/>
          </w:tcPr>
          <w:p w14:paraId="1C8A801C" w14:textId="77777777" w:rsidR="00F738CA" w:rsidRDefault="004736A4">
            <w:r>
              <w:t>Adição de uma avaliação ao histórico do E-Commerce</w:t>
            </w:r>
          </w:p>
        </w:tc>
      </w:tr>
      <w:tr w:rsidR="00F738CA" w14:paraId="69377409" w14:textId="77777777">
        <w:tc>
          <w:tcPr>
            <w:tcW w:w="2093" w:type="dxa"/>
          </w:tcPr>
          <w:p w14:paraId="1DBE895F" w14:textId="77777777" w:rsidR="00F738CA" w:rsidRDefault="004736A4">
            <w:r>
              <w:t>Fluxo principal</w:t>
            </w:r>
          </w:p>
        </w:tc>
        <w:tc>
          <w:tcPr>
            <w:tcW w:w="6662" w:type="dxa"/>
          </w:tcPr>
          <w:p w14:paraId="31A8D090" w14:textId="77777777" w:rsidR="00F738CA" w:rsidRDefault="004736A4">
            <w:pPr>
              <w:numPr>
                <w:ilvl w:val="0"/>
                <w:numId w:val="2"/>
              </w:numPr>
            </w:pPr>
            <w:r>
              <w:t>Cliente acessa a seção de “avaliação”;</w:t>
            </w:r>
          </w:p>
          <w:p w14:paraId="3455EFFE" w14:textId="77777777" w:rsidR="00F738CA" w:rsidRDefault="004736A4">
            <w:pPr>
              <w:numPr>
                <w:ilvl w:val="0"/>
                <w:numId w:val="2"/>
              </w:numPr>
            </w:pPr>
            <w:r>
              <w:t>Sistema fornece um menu de avaliação contendo estrelas de 1 a 5 e espaço para comentários;</w:t>
            </w:r>
          </w:p>
          <w:p w14:paraId="5FE4A848" w14:textId="77777777" w:rsidR="00F738CA" w:rsidRDefault="004736A4">
            <w:pPr>
              <w:numPr>
                <w:ilvl w:val="0"/>
                <w:numId w:val="2"/>
              </w:numPr>
            </w:pPr>
            <w:r>
              <w:t>Cliente avalia como foi a experiência;</w:t>
            </w:r>
          </w:p>
          <w:p w14:paraId="6218B728" w14:textId="77777777" w:rsidR="00F738CA" w:rsidRDefault="004736A4">
            <w:pPr>
              <w:numPr>
                <w:ilvl w:val="0"/>
                <w:numId w:val="2"/>
              </w:numPr>
            </w:pPr>
            <w:r>
              <w:t>Sistema processa a avaliação.</w:t>
            </w:r>
          </w:p>
        </w:tc>
      </w:tr>
      <w:tr w:rsidR="00F738CA" w14:paraId="66A9ACDC" w14:textId="77777777">
        <w:tc>
          <w:tcPr>
            <w:tcW w:w="2093" w:type="dxa"/>
          </w:tcPr>
          <w:p w14:paraId="0F6B7CCD" w14:textId="77777777" w:rsidR="00F738CA" w:rsidRDefault="004736A4">
            <w:r>
              <w:t>Fluxo alternativo</w:t>
            </w:r>
          </w:p>
        </w:tc>
        <w:tc>
          <w:tcPr>
            <w:tcW w:w="6662" w:type="dxa"/>
          </w:tcPr>
          <w:p w14:paraId="299F7DCB" w14:textId="77777777" w:rsidR="00F738CA" w:rsidRDefault="00F738CA"/>
        </w:tc>
      </w:tr>
      <w:tr w:rsidR="00F738CA" w14:paraId="09A99FDF" w14:textId="77777777">
        <w:tc>
          <w:tcPr>
            <w:tcW w:w="2093" w:type="dxa"/>
          </w:tcPr>
          <w:p w14:paraId="16596524" w14:textId="77777777" w:rsidR="00F738CA" w:rsidRDefault="004736A4">
            <w:r>
              <w:t>Fluxo Exceção</w:t>
            </w:r>
          </w:p>
        </w:tc>
        <w:tc>
          <w:tcPr>
            <w:tcW w:w="6662" w:type="dxa"/>
          </w:tcPr>
          <w:p w14:paraId="7E89DB29" w14:textId="77777777" w:rsidR="00F738CA" w:rsidRDefault="00F738CA"/>
        </w:tc>
      </w:tr>
    </w:tbl>
    <w:p w14:paraId="4B66D7BF" w14:textId="77777777" w:rsidR="00F738CA" w:rsidRDefault="00F738CA"/>
    <w:p w14:paraId="436F9AE5" w14:textId="77777777" w:rsidR="00F738CA" w:rsidRDefault="00F738CA"/>
    <w:tbl>
      <w:tblPr>
        <w:tblStyle w:val="ad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8B7110" w14:paraId="5C7E52C7" w14:textId="77777777">
        <w:tc>
          <w:tcPr>
            <w:tcW w:w="2093" w:type="dxa"/>
          </w:tcPr>
          <w:p w14:paraId="2B961B3C" w14:textId="4EE2C757" w:rsidR="008B7110" w:rsidRDefault="008B7110" w:rsidP="008B7110">
            <w:r>
              <w:t>Nome</w:t>
            </w:r>
          </w:p>
        </w:tc>
        <w:tc>
          <w:tcPr>
            <w:tcW w:w="6662" w:type="dxa"/>
          </w:tcPr>
          <w:p w14:paraId="389F90AF" w14:textId="6D0626F3" w:rsidR="008B7110" w:rsidRDefault="008B7110" w:rsidP="008B7110">
            <w:r>
              <w:t>Realizar pagamento</w:t>
            </w:r>
          </w:p>
        </w:tc>
      </w:tr>
      <w:tr w:rsidR="008B7110" w14:paraId="6E806FBB" w14:textId="77777777">
        <w:tc>
          <w:tcPr>
            <w:tcW w:w="2093" w:type="dxa"/>
          </w:tcPr>
          <w:p w14:paraId="753A87E3" w14:textId="20112A05" w:rsidR="008B7110" w:rsidRDefault="008B7110" w:rsidP="008B7110">
            <w:r>
              <w:t>Descrição</w:t>
            </w:r>
          </w:p>
        </w:tc>
        <w:tc>
          <w:tcPr>
            <w:tcW w:w="6662" w:type="dxa"/>
          </w:tcPr>
          <w:p w14:paraId="617C095F" w14:textId="4D85D177" w:rsidR="008B7110" w:rsidRDefault="008B7110" w:rsidP="008B7110">
            <w:r>
              <w:t>Cliente realiza o pagamento de um frete</w:t>
            </w:r>
          </w:p>
        </w:tc>
      </w:tr>
      <w:tr w:rsidR="008B7110" w14:paraId="4A564B40" w14:textId="77777777">
        <w:tc>
          <w:tcPr>
            <w:tcW w:w="2093" w:type="dxa"/>
          </w:tcPr>
          <w:p w14:paraId="504B3A31" w14:textId="21C19F4B" w:rsidR="008B7110" w:rsidRDefault="008B7110" w:rsidP="008B7110">
            <w:r>
              <w:t>Ator</w:t>
            </w:r>
          </w:p>
        </w:tc>
        <w:tc>
          <w:tcPr>
            <w:tcW w:w="6662" w:type="dxa"/>
          </w:tcPr>
          <w:p w14:paraId="71043AF2" w14:textId="1C08CAA7" w:rsidR="008B7110" w:rsidRDefault="008B7110" w:rsidP="008B7110">
            <w:r>
              <w:t>Cliente, E-Commerce</w:t>
            </w:r>
          </w:p>
        </w:tc>
      </w:tr>
      <w:tr w:rsidR="008B7110" w14:paraId="1E31C0B8" w14:textId="77777777">
        <w:tc>
          <w:tcPr>
            <w:tcW w:w="2093" w:type="dxa"/>
          </w:tcPr>
          <w:p w14:paraId="6B91C178" w14:textId="18532A4F" w:rsidR="008B7110" w:rsidRDefault="008B7110" w:rsidP="008B7110">
            <w:r>
              <w:t>Pré-condição</w:t>
            </w:r>
          </w:p>
        </w:tc>
        <w:tc>
          <w:tcPr>
            <w:tcW w:w="6662" w:type="dxa"/>
          </w:tcPr>
          <w:p w14:paraId="51B81606" w14:textId="498AD0AC" w:rsidR="008B7110" w:rsidRDefault="008B7110" w:rsidP="008B7110">
            <w:r>
              <w:t>Ter uma encomenda que não foi paga</w:t>
            </w:r>
          </w:p>
        </w:tc>
      </w:tr>
      <w:tr w:rsidR="008B7110" w14:paraId="1A742113" w14:textId="77777777">
        <w:tc>
          <w:tcPr>
            <w:tcW w:w="2093" w:type="dxa"/>
          </w:tcPr>
          <w:p w14:paraId="75BB12D4" w14:textId="6D742442" w:rsidR="008B7110" w:rsidRDefault="008B7110" w:rsidP="008B7110">
            <w:r>
              <w:t>Pós-condição</w:t>
            </w:r>
          </w:p>
        </w:tc>
        <w:tc>
          <w:tcPr>
            <w:tcW w:w="6662" w:type="dxa"/>
          </w:tcPr>
          <w:p w14:paraId="24CE53DE" w14:textId="1B9FE6A6" w:rsidR="008B7110" w:rsidRDefault="008B7110" w:rsidP="008B7110">
            <w:r>
              <w:t>Notificação com pagamento realizado com sucesso</w:t>
            </w:r>
          </w:p>
        </w:tc>
      </w:tr>
      <w:tr w:rsidR="008B7110" w14:paraId="497BE697" w14:textId="77777777">
        <w:tc>
          <w:tcPr>
            <w:tcW w:w="2093" w:type="dxa"/>
          </w:tcPr>
          <w:p w14:paraId="74259CEE" w14:textId="60602CB8" w:rsidR="008B7110" w:rsidRDefault="008B7110" w:rsidP="008B7110">
            <w:r>
              <w:t>Fluxo principal</w:t>
            </w:r>
          </w:p>
        </w:tc>
        <w:tc>
          <w:tcPr>
            <w:tcW w:w="6662" w:type="dxa"/>
          </w:tcPr>
          <w:p w14:paraId="64A07472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Cliente seleciona a opção de pagamento;</w:t>
            </w:r>
          </w:p>
          <w:p w14:paraId="7AA01EF0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Sistema redireciona o cliente para o site de E-Commerce para ele realizar o pagamento;</w:t>
            </w:r>
          </w:p>
          <w:p w14:paraId="6BCFE21C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 xml:space="preserve"> Cliente seleciona a opção de pagamento e realiza o pagamento;</w:t>
            </w:r>
          </w:p>
          <w:p w14:paraId="21222F01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E-Commerce consulta a API do banco para realizar/validar o pagamento;</w:t>
            </w:r>
          </w:p>
          <w:p w14:paraId="37720351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E-Commerce retorna ao cliente que o pagamento foi realizado com sucesso;</w:t>
            </w:r>
          </w:p>
          <w:p w14:paraId="2BF61EFB" w14:textId="77777777" w:rsidR="008B7110" w:rsidRDefault="008B7110" w:rsidP="008B7110">
            <w:pPr>
              <w:numPr>
                <w:ilvl w:val="0"/>
                <w:numId w:val="13"/>
              </w:numPr>
            </w:pPr>
            <w:r>
              <w:t>Sistema recebe a confirmação do pagamento e percentual em cima do valor.</w:t>
            </w:r>
          </w:p>
          <w:p w14:paraId="32217B17" w14:textId="1C0F53E2" w:rsidR="008B7110" w:rsidRDefault="008B7110" w:rsidP="008B7110">
            <w:pPr>
              <w:numPr>
                <w:ilvl w:val="0"/>
                <w:numId w:val="2"/>
              </w:numPr>
            </w:pPr>
            <w:r>
              <w:t>Fim do caso de uso.</w:t>
            </w:r>
          </w:p>
        </w:tc>
      </w:tr>
      <w:tr w:rsidR="008B7110" w14:paraId="79140BD0" w14:textId="77777777">
        <w:tc>
          <w:tcPr>
            <w:tcW w:w="2093" w:type="dxa"/>
          </w:tcPr>
          <w:p w14:paraId="314A0267" w14:textId="1311D0A2" w:rsidR="008B7110" w:rsidRDefault="008B7110" w:rsidP="008B7110">
            <w:r>
              <w:t>Fluxo alternativo</w:t>
            </w:r>
          </w:p>
        </w:tc>
        <w:tc>
          <w:tcPr>
            <w:tcW w:w="6662" w:type="dxa"/>
          </w:tcPr>
          <w:p w14:paraId="7F4AF132" w14:textId="77777777" w:rsidR="008B7110" w:rsidRDefault="008B7110" w:rsidP="008B7110"/>
        </w:tc>
      </w:tr>
      <w:tr w:rsidR="008B7110" w14:paraId="25000F6A" w14:textId="77777777">
        <w:tc>
          <w:tcPr>
            <w:tcW w:w="2093" w:type="dxa"/>
          </w:tcPr>
          <w:p w14:paraId="1116261F" w14:textId="2D7D8DED" w:rsidR="008B7110" w:rsidRDefault="008B7110" w:rsidP="008B7110">
            <w:r>
              <w:t>Fluxo Exceção</w:t>
            </w:r>
          </w:p>
        </w:tc>
        <w:tc>
          <w:tcPr>
            <w:tcW w:w="6662" w:type="dxa"/>
          </w:tcPr>
          <w:p w14:paraId="44BA83FB" w14:textId="77777777" w:rsidR="008B7110" w:rsidRDefault="008B7110" w:rsidP="008B7110">
            <w:r>
              <w:t>4.1 – Pagamento recusado pela API do banco.</w:t>
            </w:r>
          </w:p>
          <w:p w14:paraId="42660794" w14:textId="77777777" w:rsidR="008B7110" w:rsidRDefault="008B7110" w:rsidP="008B7110">
            <w:r>
              <w:t>4.1.1 – Sistema informa o cliente sobre o erro.</w:t>
            </w:r>
          </w:p>
          <w:p w14:paraId="19C13AF9" w14:textId="5F3D98F9" w:rsidR="008B7110" w:rsidRDefault="008B7110" w:rsidP="008B7110">
            <w:r>
              <w:t>4.1.2 – Retorna ao passo 3.</w:t>
            </w:r>
          </w:p>
        </w:tc>
      </w:tr>
    </w:tbl>
    <w:p w14:paraId="2915A75E" w14:textId="3EC298BD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Style w:val="ad"/>
        <w:tblW w:w="875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662"/>
      </w:tblGrid>
      <w:tr w:rsidR="008B7110" w14:paraId="69FD7D5F" w14:textId="77777777" w:rsidTr="002464EF">
        <w:tc>
          <w:tcPr>
            <w:tcW w:w="2093" w:type="dxa"/>
          </w:tcPr>
          <w:p w14:paraId="61575721" w14:textId="117874A4" w:rsidR="008B7110" w:rsidRDefault="008B7110" w:rsidP="008B7110">
            <w:r>
              <w:t>Nome</w:t>
            </w:r>
          </w:p>
        </w:tc>
        <w:tc>
          <w:tcPr>
            <w:tcW w:w="6662" w:type="dxa"/>
          </w:tcPr>
          <w:p w14:paraId="6EB67D9A" w14:textId="309D124B" w:rsidR="008B7110" w:rsidRDefault="008B7110" w:rsidP="008B7110">
            <w:r>
              <w:t>Gerar relatórios</w:t>
            </w:r>
          </w:p>
        </w:tc>
      </w:tr>
      <w:tr w:rsidR="008B7110" w14:paraId="46AA21BB" w14:textId="77777777" w:rsidTr="002464EF">
        <w:tc>
          <w:tcPr>
            <w:tcW w:w="2093" w:type="dxa"/>
          </w:tcPr>
          <w:p w14:paraId="3CBF8C3D" w14:textId="164A957E" w:rsidR="008B7110" w:rsidRDefault="008B7110" w:rsidP="008B7110">
            <w:r>
              <w:t>Descrição</w:t>
            </w:r>
          </w:p>
        </w:tc>
        <w:tc>
          <w:tcPr>
            <w:tcW w:w="6662" w:type="dxa"/>
          </w:tcPr>
          <w:p w14:paraId="1B73DB20" w14:textId="65371923" w:rsidR="008B7110" w:rsidRDefault="008B7110" w:rsidP="008B7110">
            <w:r>
              <w:t>Sistema fornece relatórios de performance ao E-Commerce</w:t>
            </w:r>
          </w:p>
        </w:tc>
      </w:tr>
      <w:tr w:rsidR="008B7110" w14:paraId="4A0BE73C" w14:textId="77777777" w:rsidTr="002464EF">
        <w:tc>
          <w:tcPr>
            <w:tcW w:w="2093" w:type="dxa"/>
          </w:tcPr>
          <w:p w14:paraId="07DCEB3D" w14:textId="7282B2A0" w:rsidR="008B7110" w:rsidRDefault="008B7110" w:rsidP="008B7110">
            <w:r>
              <w:t>Ator</w:t>
            </w:r>
          </w:p>
        </w:tc>
        <w:tc>
          <w:tcPr>
            <w:tcW w:w="6662" w:type="dxa"/>
          </w:tcPr>
          <w:p w14:paraId="413930A4" w14:textId="29753336" w:rsidR="008B7110" w:rsidRDefault="008B7110" w:rsidP="008B7110">
            <w:r>
              <w:t>E-Commerce</w:t>
            </w:r>
          </w:p>
        </w:tc>
      </w:tr>
      <w:tr w:rsidR="008B7110" w14:paraId="40A23141" w14:textId="77777777" w:rsidTr="002464EF">
        <w:tc>
          <w:tcPr>
            <w:tcW w:w="2093" w:type="dxa"/>
          </w:tcPr>
          <w:p w14:paraId="45B2B29A" w14:textId="2C296954" w:rsidR="008B7110" w:rsidRDefault="008B7110" w:rsidP="008B7110">
            <w:r>
              <w:t>Pré-condição</w:t>
            </w:r>
          </w:p>
        </w:tc>
        <w:tc>
          <w:tcPr>
            <w:tcW w:w="6662" w:type="dxa"/>
          </w:tcPr>
          <w:p w14:paraId="737A948F" w14:textId="4B7FE997" w:rsidR="008B7110" w:rsidRDefault="008B7110" w:rsidP="008B7110">
            <w:r>
              <w:t>E-Commerce precisa estar cadastrado no sistema.</w:t>
            </w:r>
          </w:p>
        </w:tc>
      </w:tr>
      <w:tr w:rsidR="008B7110" w14:paraId="415E55D2" w14:textId="77777777" w:rsidTr="002464EF">
        <w:tc>
          <w:tcPr>
            <w:tcW w:w="2093" w:type="dxa"/>
          </w:tcPr>
          <w:p w14:paraId="29485578" w14:textId="48F89D11" w:rsidR="008B7110" w:rsidRDefault="008B7110" w:rsidP="008B7110">
            <w:r>
              <w:t>Pós-condição</w:t>
            </w:r>
          </w:p>
        </w:tc>
        <w:tc>
          <w:tcPr>
            <w:tcW w:w="6662" w:type="dxa"/>
          </w:tcPr>
          <w:p w14:paraId="5703A1AD" w14:textId="357240C5" w:rsidR="008B7110" w:rsidRDefault="008B7110" w:rsidP="008B7110">
            <w:r>
              <w:t>Relatório em .PDF com informações sobre a performance da loja.</w:t>
            </w:r>
          </w:p>
        </w:tc>
      </w:tr>
      <w:tr w:rsidR="008B7110" w14:paraId="6B1252E1" w14:textId="77777777" w:rsidTr="002464EF">
        <w:tc>
          <w:tcPr>
            <w:tcW w:w="2093" w:type="dxa"/>
          </w:tcPr>
          <w:p w14:paraId="5B0F2950" w14:textId="5147A4B5" w:rsidR="008B7110" w:rsidRDefault="008B7110" w:rsidP="008B7110">
            <w:r>
              <w:t>Fluxo principal</w:t>
            </w:r>
          </w:p>
        </w:tc>
        <w:tc>
          <w:tcPr>
            <w:tcW w:w="6662" w:type="dxa"/>
          </w:tcPr>
          <w:p w14:paraId="77C7DF56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E-Commerce acessa a função de gerar relatórios de performance;</w:t>
            </w:r>
          </w:p>
          <w:p w14:paraId="49CFEC97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 xml:space="preserve">Sistema mostra informações gerais sobre a empresa como nota de avaliação, produtos mais vendidos e </w:t>
            </w:r>
            <w:proofErr w:type="spellStart"/>
            <w:r>
              <w:t>etc</w:t>
            </w:r>
            <w:proofErr w:type="spellEnd"/>
            <w:r>
              <w:t>, além de filtros baseados em datas por exemplo;</w:t>
            </w:r>
          </w:p>
          <w:p w14:paraId="48B42A8E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E-Commerce seleciona quais filtros deseja adicionar ao relatório e confirma a geração de relatório;</w:t>
            </w:r>
          </w:p>
          <w:p w14:paraId="42D17149" w14:textId="77777777" w:rsidR="008B7110" w:rsidRDefault="008B7110" w:rsidP="008B7110">
            <w:pPr>
              <w:numPr>
                <w:ilvl w:val="0"/>
                <w:numId w:val="14"/>
              </w:numPr>
            </w:pPr>
            <w:r>
              <w:t>Sistema gera um arquivo .PDF com as informações pedidas e disponibiliza para o E-Commerce fazer o download ou visualizar.</w:t>
            </w:r>
          </w:p>
          <w:p w14:paraId="5D3F93B4" w14:textId="77F3E657" w:rsidR="008B7110" w:rsidRDefault="008B7110" w:rsidP="008B7110">
            <w:pPr>
              <w:numPr>
                <w:ilvl w:val="0"/>
                <w:numId w:val="2"/>
              </w:numPr>
            </w:pPr>
            <w:r>
              <w:t>Fim do caso de uso.</w:t>
            </w:r>
          </w:p>
        </w:tc>
      </w:tr>
      <w:tr w:rsidR="008B7110" w14:paraId="2ABD6956" w14:textId="77777777" w:rsidTr="002464EF">
        <w:tc>
          <w:tcPr>
            <w:tcW w:w="2093" w:type="dxa"/>
          </w:tcPr>
          <w:p w14:paraId="3902708F" w14:textId="2AEE4A64" w:rsidR="008B7110" w:rsidRDefault="008B7110" w:rsidP="008B7110">
            <w:r>
              <w:t>Fluxo alternativo</w:t>
            </w:r>
          </w:p>
        </w:tc>
        <w:tc>
          <w:tcPr>
            <w:tcW w:w="6662" w:type="dxa"/>
          </w:tcPr>
          <w:p w14:paraId="2DA4EA4D" w14:textId="77777777" w:rsidR="008B7110" w:rsidRDefault="008B7110" w:rsidP="008B7110"/>
        </w:tc>
      </w:tr>
      <w:tr w:rsidR="008B7110" w14:paraId="53A11F0A" w14:textId="77777777" w:rsidTr="002464EF">
        <w:tc>
          <w:tcPr>
            <w:tcW w:w="2093" w:type="dxa"/>
          </w:tcPr>
          <w:p w14:paraId="3F7EC828" w14:textId="6DC23A63" w:rsidR="008B7110" w:rsidRDefault="008B7110" w:rsidP="008B7110">
            <w:r>
              <w:t>Fluxo Exceção</w:t>
            </w:r>
          </w:p>
        </w:tc>
        <w:tc>
          <w:tcPr>
            <w:tcW w:w="6662" w:type="dxa"/>
          </w:tcPr>
          <w:p w14:paraId="1272A7EE" w14:textId="4F46CADF" w:rsidR="008B7110" w:rsidRDefault="008B7110" w:rsidP="008B7110"/>
        </w:tc>
      </w:tr>
    </w:tbl>
    <w:p w14:paraId="50A58475" w14:textId="78D76553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W w:w="87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4"/>
        <w:gridCol w:w="6666"/>
      </w:tblGrid>
      <w:tr w:rsidR="008B7110" w14:paraId="29F38A12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6FFF9" w14:textId="77777777" w:rsidR="008B7110" w:rsidRDefault="008B7110">
            <w:r>
              <w:t>Nome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6E247" w14:textId="77777777" w:rsidR="008B7110" w:rsidRDefault="008B7110">
            <w:r>
              <w:t>Autenticação</w:t>
            </w:r>
          </w:p>
        </w:tc>
      </w:tr>
      <w:tr w:rsidR="008B7110" w14:paraId="33F70D11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4AAEE" w14:textId="77777777" w:rsidR="008B7110" w:rsidRDefault="008B7110">
            <w:r>
              <w:t>Descrição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E56DB" w14:textId="77777777" w:rsidR="008B7110" w:rsidRDefault="008B7110">
            <w:r>
              <w:t xml:space="preserve">E-Commerce ou Suporte Técnico realiza a autenticação na plataforma do </w:t>
            </w:r>
            <w:proofErr w:type="spellStart"/>
            <w:r>
              <w:t>FreteCheck</w:t>
            </w:r>
            <w:proofErr w:type="spellEnd"/>
          </w:p>
        </w:tc>
      </w:tr>
      <w:tr w:rsidR="008B7110" w14:paraId="779504FF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023F" w14:textId="77777777" w:rsidR="008B7110" w:rsidRDefault="008B7110">
            <w:r>
              <w:t>Ator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BDFCA" w14:textId="77777777" w:rsidR="008B7110" w:rsidRDefault="008B7110">
            <w:r>
              <w:t>E-Commerce, Suporte Técnico</w:t>
            </w:r>
          </w:p>
        </w:tc>
      </w:tr>
      <w:tr w:rsidR="008B7110" w14:paraId="098C3FA3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DA8D1" w14:textId="77777777" w:rsidR="008B7110" w:rsidRDefault="008B7110">
            <w:r>
              <w:t>Pré-condição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22F44" w14:textId="77777777" w:rsidR="008B7110" w:rsidRDefault="008B7110">
            <w:r>
              <w:t>E-Commerce ou Suporte técnico precisa estar cadastrado no sistema.</w:t>
            </w:r>
          </w:p>
        </w:tc>
      </w:tr>
      <w:tr w:rsidR="008B7110" w14:paraId="13BEC75C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21479" w14:textId="77777777" w:rsidR="008B7110" w:rsidRDefault="008B7110">
            <w:r>
              <w:t>Pós-condição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85202" w14:textId="77777777" w:rsidR="008B7110" w:rsidRDefault="008B7110">
            <w:r>
              <w:t>E-Commerce ou Suporte técnico terão acesso as funções do sistema que exigem autenticação e respectivos tipos, por exemplo, E-commerce terá acesso ao menu da loja onde poderá gerar relatórios, e o suporte técnico acesso ao menu de chamados.</w:t>
            </w:r>
          </w:p>
        </w:tc>
      </w:tr>
      <w:tr w:rsidR="008B7110" w14:paraId="22A92498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2C37B" w14:textId="77777777" w:rsidR="008B7110" w:rsidRDefault="008B7110">
            <w:r>
              <w:t>Fluxo principal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1FBDC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mostra o formulário de login;</w:t>
            </w:r>
          </w:p>
          <w:p w14:paraId="6267E6E9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E-Commerce ou suporte técnico fornece as informações de usuário e senha;</w:t>
            </w:r>
          </w:p>
          <w:p w14:paraId="47125721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valida as informações;</w:t>
            </w:r>
          </w:p>
          <w:p w14:paraId="25A568B4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>Sistema autentica o usuário que está realizando o login;</w:t>
            </w:r>
          </w:p>
          <w:p w14:paraId="55AE8174" w14:textId="77777777" w:rsidR="008B7110" w:rsidRDefault="008B7110" w:rsidP="008B7110">
            <w:pPr>
              <w:numPr>
                <w:ilvl w:val="0"/>
                <w:numId w:val="17"/>
              </w:numPr>
            </w:pPr>
            <w:r>
              <w:t xml:space="preserve">Fim do caso de uso. </w:t>
            </w:r>
          </w:p>
        </w:tc>
      </w:tr>
      <w:tr w:rsidR="008B7110" w14:paraId="79145FEE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DB2CF" w14:textId="77777777" w:rsidR="008B7110" w:rsidRDefault="008B7110">
            <w:r>
              <w:t>Fluxo alternativo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9601" w14:textId="77777777" w:rsidR="008B7110" w:rsidRDefault="008B7110"/>
        </w:tc>
      </w:tr>
      <w:tr w:rsidR="008B7110" w14:paraId="600F35DB" w14:textId="77777777" w:rsidTr="008B7110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16D0" w14:textId="77777777" w:rsidR="008B7110" w:rsidRDefault="008B7110">
            <w:r>
              <w:t>Fluxo Exceção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4EC06" w14:textId="77777777" w:rsidR="008B7110" w:rsidRDefault="008B7110">
            <w:r>
              <w:t>3.1 – Informações inválidas.</w:t>
            </w:r>
          </w:p>
          <w:p w14:paraId="769F8070" w14:textId="77777777" w:rsidR="008B7110" w:rsidRDefault="008B7110">
            <w:r>
              <w:t>3.1.1 – Retorna ao passo 2.</w:t>
            </w:r>
          </w:p>
        </w:tc>
      </w:tr>
    </w:tbl>
    <w:p w14:paraId="3A3830B5" w14:textId="77777777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W w:w="903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4"/>
        <w:gridCol w:w="64"/>
        <w:gridCol w:w="6602"/>
        <w:gridCol w:w="270"/>
        <w:tblGridChange w:id="875">
          <w:tblGrid>
            <w:gridCol w:w="2094"/>
            <w:gridCol w:w="64"/>
            <w:gridCol w:w="6602"/>
            <w:gridCol w:w="270"/>
          </w:tblGrid>
        </w:tblGridChange>
      </w:tblGrid>
      <w:tr w:rsidR="008B7110" w14:paraId="2534EEFF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A64DE" w14:textId="77777777" w:rsidR="008B7110" w:rsidRDefault="008B7110" w:rsidP="002464EF">
            <w:r>
              <w:t>Nome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C9C4D" w14:textId="7D65F008" w:rsidR="008B7110" w:rsidRDefault="008B7110" w:rsidP="002464EF">
            <w:r>
              <w:t xml:space="preserve">Cadastrar na Plataforma </w:t>
            </w:r>
            <w:proofErr w:type="spellStart"/>
            <w:r>
              <w:t>FreteCheck</w:t>
            </w:r>
            <w:proofErr w:type="spellEnd"/>
          </w:p>
        </w:tc>
      </w:tr>
      <w:tr w:rsidR="008B7110" w14:paraId="286FD1ED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168E0" w14:textId="77777777" w:rsidR="008B7110" w:rsidRDefault="008B7110" w:rsidP="002464EF">
            <w:r>
              <w:t>Descrição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15B13" w14:textId="6FD5CB6B" w:rsidR="008B7110" w:rsidRDefault="008B7110" w:rsidP="002464EF">
            <w:r>
              <w:t xml:space="preserve">Permite que uma empresa de e-commerce ou cliente se cadastre na plataforma </w:t>
            </w:r>
            <w:proofErr w:type="spellStart"/>
            <w:r>
              <w:t>FreteCheck</w:t>
            </w:r>
            <w:proofErr w:type="spellEnd"/>
            <w:r>
              <w:t xml:space="preserve"> fornecendo os dados necessários.</w:t>
            </w:r>
          </w:p>
        </w:tc>
      </w:tr>
      <w:tr w:rsidR="008B7110" w14:paraId="4FB6201C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54BC2" w14:textId="77777777" w:rsidR="008B7110" w:rsidRDefault="008B7110" w:rsidP="002464EF">
            <w:r>
              <w:t>Ator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8496F" w14:textId="2E177248" w:rsidR="008B7110" w:rsidRDefault="008B7110" w:rsidP="002464EF">
            <w:r>
              <w:t>E-Commerce, Cliente</w:t>
            </w:r>
          </w:p>
        </w:tc>
      </w:tr>
      <w:tr w:rsidR="008B7110" w14:paraId="555F7529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AA485" w14:textId="77777777" w:rsidR="008B7110" w:rsidRDefault="008B7110" w:rsidP="002464EF">
            <w:r>
              <w:t>Pré-condição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B95D0" w14:textId="77777777" w:rsidR="008B7110" w:rsidRDefault="008B7110" w:rsidP="002464EF">
            <w:r>
              <w:t>O usuário não deve estar cadastrado previamente no sistema.</w:t>
            </w:r>
          </w:p>
          <w:p w14:paraId="62864DB1" w14:textId="60048129" w:rsidR="008B7110" w:rsidRDefault="008B7110" w:rsidP="002464EF">
            <w:r>
              <w:t>O usuário deve ter acesso à internet e preencher todas as informações obrigatórias corretamente.</w:t>
            </w:r>
          </w:p>
        </w:tc>
      </w:tr>
      <w:tr w:rsidR="008B7110" w14:paraId="78D74522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E9B62" w14:textId="77777777" w:rsidR="008B7110" w:rsidRDefault="008B7110" w:rsidP="002464EF">
            <w:r>
              <w:t>Pós-condição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BD140" w14:textId="54FA2E6C" w:rsidR="008B7110" w:rsidRDefault="008B7110" w:rsidP="002464EF">
            <w:r>
              <w:t>A conta do usuário (empresa de e-commerce ou cliente) é criada com sucesso, permitindo que ele acesse todas as funcionalidades relevantes.</w:t>
            </w:r>
          </w:p>
        </w:tc>
      </w:tr>
      <w:tr w:rsidR="008B7110" w14:paraId="23137974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43517" w14:textId="77777777" w:rsidR="008B7110" w:rsidRDefault="008B7110" w:rsidP="002464EF">
            <w:r>
              <w:t>Fluxo principal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DA3DB" w14:textId="53CE4068" w:rsidR="008B7110" w:rsidRDefault="008B7110" w:rsidP="008B7110">
            <w:pPr>
              <w:numPr>
                <w:ilvl w:val="0"/>
                <w:numId w:val="18"/>
              </w:numPr>
            </w:pPr>
            <w:r>
              <w:t xml:space="preserve">O usuário acessa a página de cadastro da plataforma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2493C674" w14:textId="18ED85EF" w:rsidR="008B7110" w:rsidRDefault="008B7110" w:rsidP="008B7110">
            <w:pPr>
              <w:numPr>
                <w:ilvl w:val="0"/>
                <w:numId w:val="18"/>
              </w:numPr>
            </w:pPr>
            <w:r>
              <w:t>O sistema exibe o formulário de cadastro com os campos obrigatórios: nome, e-mail, senha, CNPJ, CPF, endereço e telefone.</w:t>
            </w:r>
          </w:p>
          <w:p w14:paraId="543104F7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usuário preenche todas as informações solicitadas.</w:t>
            </w:r>
          </w:p>
          <w:p w14:paraId="779853BD" w14:textId="6B37D17A" w:rsidR="008B7110" w:rsidRDefault="008B7110" w:rsidP="008B7110">
            <w:pPr>
              <w:numPr>
                <w:ilvl w:val="0"/>
                <w:numId w:val="18"/>
              </w:numPr>
            </w:pPr>
            <w:r>
              <w:t>O sistema valida as informações inseridas.</w:t>
            </w:r>
          </w:p>
          <w:p w14:paraId="29D17BF6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sistema verifica se o e-mail ou CNPJ/CPF já estão cadastrados.</w:t>
            </w:r>
          </w:p>
          <w:p w14:paraId="648D6169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Se as informações forem válidas e exclusivas, o sistema realiza o cadastro e armazena as informações no banco de dados.</w:t>
            </w:r>
          </w:p>
          <w:p w14:paraId="1EDED934" w14:textId="77777777" w:rsidR="008B7110" w:rsidRDefault="008B7110" w:rsidP="008B7110">
            <w:pPr>
              <w:numPr>
                <w:ilvl w:val="0"/>
                <w:numId w:val="18"/>
              </w:numPr>
            </w:pPr>
            <w:r>
              <w:t>O sistema envia uma notificação de confirmação (e-mail ou SMS) ao usuário com os detalhes do cadastro.</w:t>
            </w:r>
          </w:p>
          <w:p w14:paraId="09768686" w14:textId="52EAE80C" w:rsidR="008B7110" w:rsidRDefault="008B7110" w:rsidP="008B7110">
            <w:pPr>
              <w:numPr>
                <w:ilvl w:val="0"/>
                <w:numId w:val="18"/>
              </w:numPr>
            </w:pPr>
            <w:r>
              <w:t>Fim do Caso de Uso</w:t>
            </w:r>
            <w:r w:rsidR="004F2E51">
              <w:t>.</w:t>
            </w:r>
          </w:p>
        </w:tc>
      </w:tr>
      <w:tr w:rsidR="008B7110" w14:paraId="0DF3934E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72883" w14:textId="77777777" w:rsidR="008B7110" w:rsidRDefault="008B7110" w:rsidP="002464EF">
            <w:r>
              <w:t>Fluxo alternativo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A65B" w14:textId="77777777" w:rsidR="004F2E51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Caso o sistema identifique que o e-mail ou CNPJ/CPF já foram cadastrados anteriormente, uma mensagem de erro será exibida ao usuário.</w:t>
            </w:r>
          </w:p>
          <w:p w14:paraId="2201DBAF" w14:textId="77777777" w:rsidR="004F2E51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O usuário pode tentar com um e-mail ou CNPJ/CPF diferente ou optar por recuperar a senha da conta existente.</w:t>
            </w:r>
          </w:p>
          <w:p w14:paraId="224A0D79" w14:textId="3C558E42" w:rsidR="008B7110" w:rsidRDefault="004F2E51" w:rsidP="004F2E51">
            <w:pPr>
              <w:pStyle w:val="PargrafodaLista"/>
              <w:numPr>
                <w:ilvl w:val="0"/>
                <w:numId w:val="19"/>
              </w:numPr>
            </w:pPr>
            <w:r>
              <w:t>Retorna ao passo 3 do fluxo principal.</w:t>
            </w:r>
          </w:p>
        </w:tc>
      </w:tr>
      <w:tr w:rsidR="008B7110" w14:paraId="1EB0EF4E" w14:textId="77777777" w:rsidTr="003E051A">
        <w:trPr>
          <w:gridAfter w:val="1"/>
          <w:wAfter w:w="270" w:type="dxa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6E197" w14:textId="77777777" w:rsidR="008B7110" w:rsidRDefault="008B7110" w:rsidP="002464EF">
            <w:r>
              <w:t>Fluxo Exceção</w:t>
            </w:r>
          </w:p>
        </w:tc>
        <w:tc>
          <w:tcPr>
            <w:tcW w:w="66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3B0AF" w14:textId="77777777" w:rsidR="004F2E51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Se o sistema detectar que o e-mail ou o CNPJ/CPF estão em um formato inválido, ou que campos obrigatórios estão em branco, uma mensagem de erro será exibida solicitando correção.</w:t>
            </w:r>
          </w:p>
          <w:p w14:paraId="741DFCAB" w14:textId="77777777" w:rsidR="004F2E51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O usuário corrige as informações e submete novamente o formulário.</w:t>
            </w:r>
          </w:p>
          <w:p w14:paraId="531318F2" w14:textId="3D7316D2" w:rsidR="008B7110" w:rsidRDefault="004F2E51" w:rsidP="004F2E51">
            <w:pPr>
              <w:pStyle w:val="PargrafodaLista"/>
              <w:numPr>
                <w:ilvl w:val="0"/>
                <w:numId w:val="21"/>
              </w:numPr>
            </w:pPr>
            <w:r>
              <w:t>Retorna ao passo 3 do fluxo principal.</w:t>
            </w:r>
          </w:p>
        </w:tc>
      </w:tr>
      <w:tr w:rsidR="003E051A" w14:paraId="1923E438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537B7" w14:textId="77777777" w:rsidR="003E051A" w:rsidRDefault="003E051A">
            <w:r>
              <w:t>Nome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7722B" w14:textId="77777777" w:rsidR="003E051A" w:rsidRDefault="003E051A">
            <w:pPr>
              <w:tabs>
                <w:tab w:val="left" w:pos="2265"/>
              </w:tabs>
            </w:pPr>
            <w:r>
              <w:t>Atender Chamado</w:t>
            </w:r>
            <w:r>
              <w:tab/>
            </w:r>
          </w:p>
        </w:tc>
      </w:tr>
      <w:tr w:rsidR="003E051A" w14:paraId="4A2FDF52" w14:textId="77777777" w:rsidTr="003E051A">
        <w:trPr>
          <w:trHeight w:val="889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6F0EB" w14:textId="77777777" w:rsidR="003E051A" w:rsidRDefault="003E051A">
            <w:r>
              <w:lastRenderedPageBreak/>
              <w:t>Descrição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202A" w14:textId="77777777" w:rsidR="003E051A" w:rsidRDefault="003E051A">
            <w:r>
              <w:t>Registrar e gerenciar chamados de suporte dos usuários relacionados à cotação e rastreamento de frete.</w:t>
            </w:r>
          </w:p>
        </w:tc>
      </w:tr>
      <w:tr w:rsidR="003E051A" w14:paraId="2B4EADF3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73491" w14:textId="77777777" w:rsidR="003E051A" w:rsidRDefault="003E051A">
            <w:r>
              <w:t>Ator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8681B" w14:textId="77777777" w:rsidR="003E051A" w:rsidRDefault="003E051A">
            <w:r>
              <w:t>Equipe de Suporte</w:t>
            </w:r>
          </w:p>
        </w:tc>
      </w:tr>
      <w:tr w:rsidR="003E051A" w14:paraId="1B6390A8" w14:textId="77777777" w:rsidTr="003E051A">
        <w:trPr>
          <w:trHeight w:val="432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40A77" w14:textId="77777777" w:rsidR="003E051A" w:rsidRDefault="003E051A">
            <w:r>
              <w:t>Pré-condição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219C5" w14:textId="77777777" w:rsidR="003E051A" w:rsidRDefault="003E051A">
            <w:r>
              <w:t>O chamado deve ser criado previamente pelo usuário.</w:t>
            </w:r>
          </w:p>
        </w:tc>
      </w:tr>
      <w:tr w:rsidR="003E051A" w14:paraId="3F29DE13" w14:textId="77777777" w:rsidTr="003E051A">
        <w:trPr>
          <w:trHeight w:val="865"/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13AB2" w14:textId="77777777" w:rsidR="003E051A" w:rsidRDefault="003E051A">
            <w:r>
              <w:t>Pós-condição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5AB50" w14:textId="77777777" w:rsidR="003E051A" w:rsidRDefault="003E051A">
            <w:r>
              <w:t>O chamado é registrado e o usuário recebe uma resposta sobre a resolução.</w:t>
            </w:r>
          </w:p>
        </w:tc>
      </w:tr>
      <w:tr w:rsidR="003E051A" w14:paraId="4813D810" w14:textId="77777777" w:rsidTr="00F60455">
        <w:tblPrEx>
          <w:tblW w:w="9030" w:type="dxa"/>
          <w:tblInd w:w="-108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876" w:author="MURILO CARVALHO POVOA DA SILVA" w:date="2024-10-04T20:37:00Z">
            <w:tblPrEx>
              <w:tblW w:w="9030" w:type="dxa"/>
              <w:tblInd w:w="-1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rPr>
          <w:trHeight w:val="2613"/>
          <w:trPrChange w:id="877" w:author="MURILO CARVALHO POVOA DA SILVA" w:date="2024-10-04T20:37:00Z">
            <w:trPr>
              <w:trHeight w:val="3965"/>
            </w:trPr>
          </w:trPrChange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78" w:author="MURILO CARVALHO POVOA DA SILVA" w:date="2024-10-04T20:37:00Z">
              <w:tcPr>
                <w:tcW w:w="2158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443959B7" w14:textId="77777777" w:rsidR="003E051A" w:rsidRDefault="003E051A">
            <w:r>
              <w:t>Fluxo principal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79" w:author="MURILO CARVALHO POVOA DA SILVA" w:date="2024-10-04T20:37:00Z">
              <w:tcPr>
                <w:tcW w:w="6872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6733A103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 xml:space="preserve">O suporte acessa a interface de chamados no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42B4E0A2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exibe a lista de chamados pendentes.</w:t>
            </w:r>
          </w:p>
          <w:p w14:paraId="301A79F3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seleciona um chamado para atendimento.</w:t>
            </w:r>
          </w:p>
          <w:p w14:paraId="02C5239E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apresenta os detalhes do chamado.</w:t>
            </w:r>
          </w:p>
          <w:p w14:paraId="5FF40AAF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analisa a solicitação e realiza as ações necessárias (como resposta, solução ou encaminhamento).</w:t>
            </w:r>
          </w:p>
          <w:p w14:paraId="304AD4D0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suporte registra a solução e fecha o chamado.</w:t>
            </w:r>
          </w:p>
          <w:p w14:paraId="41D2F5FF" w14:textId="77777777" w:rsidR="003E051A" w:rsidRDefault="003E051A" w:rsidP="003E051A">
            <w:pPr>
              <w:numPr>
                <w:ilvl w:val="0"/>
                <w:numId w:val="22"/>
              </w:numPr>
            </w:pPr>
            <w:r>
              <w:t>O sistema notifica o usuário sobre a conclusão do chamado.</w:t>
            </w:r>
          </w:p>
          <w:p w14:paraId="381E3554" w14:textId="77777777" w:rsidR="003E051A" w:rsidRDefault="003E051A" w:rsidP="003E051A">
            <w:pPr>
              <w:numPr>
                <w:ilvl w:val="0"/>
                <w:numId w:val="22"/>
              </w:numPr>
              <w:rPr>
                <w:ins w:id="880" w:author="MURILO CARVALHO POVOA DA SILVA" w:date="2024-10-04T20:37:00Z"/>
              </w:rPr>
            </w:pPr>
            <w:r>
              <w:t>Fim do Caso de uso.</w:t>
            </w:r>
          </w:p>
          <w:p w14:paraId="55340796" w14:textId="57509C53" w:rsidR="00F60455" w:rsidRPr="00F60455" w:rsidRDefault="00F60455" w:rsidP="00F60455">
            <w:pPr>
              <w:tabs>
                <w:tab w:val="left" w:pos="1770"/>
              </w:tabs>
              <w:rPr>
                <w:rPrChange w:id="881" w:author="MURILO CARVALHO POVOA DA SILVA" w:date="2024-10-04T20:37:00Z">
                  <w:rPr/>
                </w:rPrChange>
              </w:rPr>
              <w:pPrChange w:id="882" w:author="MURILO CARVALHO POVOA DA SILVA" w:date="2024-10-04T20:37:00Z">
                <w:pPr>
                  <w:numPr>
                    <w:numId w:val="22"/>
                  </w:numPr>
                  <w:ind w:left="720" w:hanging="360"/>
                </w:pPr>
              </w:pPrChange>
            </w:pPr>
          </w:p>
        </w:tc>
      </w:tr>
      <w:tr w:rsidR="003E051A" w14:paraId="21CAC8C6" w14:textId="77777777" w:rsidTr="00F60455">
        <w:tblPrEx>
          <w:tblW w:w="9030" w:type="dxa"/>
          <w:tblInd w:w="-108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883" w:author="MURILO CARVALHO POVOA DA SILVA" w:date="2024-10-04T20:37:00Z">
            <w:tblPrEx>
              <w:tblW w:w="9030" w:type="dxa"/>
              <w:tblInd w:w="-1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rPr>
          <w:trHeight w:val="1263"/>
          <w:trPrChange w:id="884" w:author="MURILO CARVALHO POVOA DA SILVA" w:date="2024-10-04T20:37:00Z">
            <w:trPr>
              <w:trHeight w:val="1778"/>
            </w:trPr>
          </w:trPrChange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85" w:author="MURILO CARVALHO POVOA DA SILVA" w:date="2024-10-04T20:37:00Z">
              <w:tcPr>
                <w:tcW w:w="2158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3C54BE19" w14:textId="77777777" w:rsidR="003E051A" w:rsidRDefault="003E051A">
            <w:r>
              <w:t>Fluxo alternativo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86" w:author="MURILO CARVALHO POVOA DA SILVA" w:date="2024-10-04T20:37:00Z">
              <w:tcPr>
                <w:tcW w:w="6872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1A0D8838" w14:textId="77777777" w:rsidR="003E051A" w:rsidRDefault="003E051A">
            <w:r>
              <w:t>5.1 - Se a solução não for imediata, o suporte pode solicitar mais informações ao usuário.</w:t>
            </w:r>
          </w:p>
          <w:p w14:paraId="142F9C98" w14:textId="77777777" w:rsidR="003E051A" w:rsidRDefault="003E051A">
            <w:r>
              <w:t xml:space="preserve"> 5.1.1 - O usuário responde com as informações adicionais.</w:t>
            </w:r>
          </w:p>
          <w:p w14:paraId="01973B4E" w14:textId="77777777" w:rsidR="003E051A" w:rsidRDefault="003E051A">
            <w:r>
              <w:t xml:space="preserve"> 5.1.2 - O suporte continua com a análise.</w:t>
            </w:r>
          </w:p>
        </w:tc>
      </w:tr>
      <w:tr w:rsidR="003E051A" w14:paraId="2C769011" w14:textId="77777777" w:rsidTr="00F60455">
        <w:tblPrEx>
          <w:tblW w:w="9030" w:type="dxa"/>
          <w:tblInd w:w="-108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PrExChange w:id="887" w:author="MURILO CARVALHO POVOA DA SILVA" w:date="2024-10-04T20:37:00Z">
            <w:tblPrEx>
              <w:tblW w:w="9030" w:type="dxa"/>
              <w:tblInd w:w="-1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Ex>
          </w:tblPrExChange>
        </w:tblPrEx>
        <w:trPr>
          <w:trHeight w:val="1459"/>
          <w:trPrChange w:id="888" w:author="MURILO CARVALHO POVOA DA SILVA" w:date="2024-10-04T20:37:00Z">
            <w:trPr>
              <w:trHeight w:val="2186"/>
            </w:trPr>
          </w:trPrChange>
        </w:trPr>
        <w:tc>
          <w:tcPr>
            <w:tcW w:w="21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89" w:author="MURILO CARVALHO POVOA DA SILVA" w:date="2024-10-04T20:37:00Z">
              <w:tcPr>
                <w:tcW w:w="2158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7B851890" w14:textId="77777777" w:rsidR="003E051A" w:rsidRDefault="003E051A">
            <w:r>
              <w:t>Fluxo Exceção</w:t>
            </w:r>
          </w:p>
        </w:tc>
        <w:tc>
          <w:tcPr>
            <w:tcW w:w="6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  <w:tcPrChange w:id="890" w:author="MURILO CARVALHO POVOA DA SILVA" w:date="2024-10-04T20:37:00Z">
              <w:tcPr>
                <w:tcW w:w="6872" w:type="dxa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hideMark/>
              </w:tcPr>
            </w:tcPrChange>
          </w:tcPr>
          <w:p w14:paraId="3C0C4057" w14:textId="77777777" w:rsidR="003E051A" w:rsidRDefault="003E051A">
            <w:r>
              <w:t>3.1 - O chamado não pode ser encontrado.</w:t>
            </w:r>
          </w:p>
          <w:p w14:paraId="3D0D1AC1" w14:textId="77777777" w:rsidR="003E051A" w:rsidRDefault="003E051A">
            <w:r>
              <w:t xml:space="preserve"> 3.1.1 - O suporte busca novamente ou verifica o histórico de chamados. </w:t>
            </w:r>
          </w:p>
          <w:p w14:paraId="3AC82D17" w14:textId="77777777" w:rsidR="003E051A" w:rsidRDefault="003E051A">
            <w:r>
              <w:t>3.1.2 - Se o problema persistir, o suporte informa ao usuário sobre a situação.</w:t>
            </w:r>
          </w:p>
        </w:tc>
      </w:tr>
    </w:tbl>
    <w:p w14:paraId="1054F958" w14:textId="3BA45CAB" w:rsidR="008B7110" w:rsidRDefault="008B7110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p w14:paraId="2B83DF25" w14:textId="7D144BCE" w:rsidR="003E051A" w:rsidRDefault="003E051A" w:rsidP="009C5F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tbl>
      <w:tblPr>
        <w:tblpPr w:leftFromText="141" w:rightFromText="141" w:vertAnchor="text" w:horzAnchor="margin" w:tblpXSpec="center" w:tblpY="-123"/>
        <w:tblW w:w="8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6564"/>
      </w:tblGrid>
      <w:tr w:rsidR="003E051A" w14:paraId="31C59B5A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2BF82" w14:textId="77777777" w:rsidR="003E051A" w:rsidRDefault="003E051A" w:rsidP="002464EF">
            <w:r>
              <w:t>Nome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9A257" w14:textId="77777777" w:rsidR="003E051A" w:rsidRDefault="003E051A" w:rsidP="002464EF">
            <w:pPr>
              <w:pStyle w:val="NormalWeb"/>
              <w:jc w:val="both"/>
            </w:pPr>
            <w:r>
              <w:t>Acionar Suporte</w:t>
            </w:r>
          </w:p>
        </w:tc>
      </w:tr>
      <w:tr w:rsidR="003E051A" w14:paraId="6B5E7291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5AAEF" w14:textId="77777777" w:rsidR="003E051A" w:rsidRDefault="003E051A" w:rsidP="002464EF">
            <w:r>
              <w:t>Descrição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B4120" w14:textId="77777777" w:rsidR="003E051A" w:rsidRDefault="003E051A" w:rsidP="002464EF">
            <w:r>
              <w:t xml:space="preserve">Permitir que o usuário entre em contato com a equipe de suporte para solucionar dúvidas ou problemas relacionados ao uso do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</w:tc>
      </w:tr>
      <w:tr w:rsidR="003E051A" w14:paraId="22B0EBDD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E0DF4" w14:textId="77777777" w:rsidR="003E051A" w:rsidRDefault="003E051A" w:rsidP="002464EF">
            <w:r>
              <w:t>Ator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A050F" w14:textId="77777777" w:rsidR="003E051A" w:rsidRDefault="003E051A" w:rsidP="002464EF">
            <w:r>
              <w:t>Usuário</w:t>
            </w:r>
          </w:p>
        </w:tc>
      </w:tr>
      <w:tr w:rsidR="003E051A" w14:paraId="12EC3375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547D6" w14:textId="77777777" w:rsidR="003E051A" w:rsidRDefault="003E051A" w:rsidP="002464EF">
            <w:r>
              <w:t>Pré-condição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1D2AD" w14:textId="77777777" w:rsidR="003E051A" w:rsidRDefault="003E051A" w:rsidP="002464EF">
            <w:commentRangeStart w:id="891"/>
            <w:r>
              <w:t xml:space="preserve">O usuário deve estar logado na plataforma </w:t>
            </w:r>
            <w:proofErr w:type="spellStart"/>
            <w:r>
              <w:t>FreteCheck</w:t>
            </w:r>
            <w:proofErr w:type="spellEnd"/>
            <w:r>
              <w:t>.</w:t>
            </w:r>
            <w:commentRangeEnd w:id="891"/>
            <w:r w:rsidR="002E3770">
              <w:rPr>
                <w:rStyle w:val="Refdecomentrio"/>
              </w:rPr>
              <w:commentReference w:id="891"/>
            </w:r>
          </w:p>
        </w:tc>
      </w:tr>
      <w:tr w:rsidR="003E051A" w14:paraId="0B7AD704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EC5AE" w14:textId="77777777" w:rsidR="003E051A" w:rsidRDefault="003E051A" w:rsidP="002464EF">
            <w:r>
              <w:t>Pós-condição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26433" w14:textId="77777777" w:rsidR="003E051A" w:rsidRDefault="003E051A" w:rsidP="002464EF">
            <w:r>
              <w:t>O chamado de suporte é registrado e o usuário recebe uma confirmação.</w:t>
            </w:r>
          </w:p>
        </w:tc>
      </w:tr>
      <w:tr w:rsidR="003E051A" w14:paraId="5E4A8972" w14:textId="77777777" w:rsidTr="003E051A">
        <w:trPr>
          <w:trHeight w:val="3689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769CE" w14:textId="77777777" w:rsidR="003E051A" w:rsidRDefault="003E051A" w:rsidP="002464EF">
            <w:r>
              <w:t>Fluxo principal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2C3E7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 xml:space="preserve">O usuário acessa a opção de "Acionar Suporte" no </w:t>
            </w:r>
            <w:proofErr w:type="spellStart"/>
            <w:r>
              <w:t>FreteCheck</w:t>
            </w:r>
            <w:proofErr w:type="spellEnd"/>
            <w:r>
              <w:t>.</w:t>
            </w:r>
          </w:p>
          <w:p w14:paraId="1BE23403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solicita que o usuário descreva o problema ou dúvida.</w:t>
            </w:r>
          </w:p>
          <w:p w14:paraId="4FF21F50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usuário insere as informações necessárias e envia o chamado.</w:t>
            </w:r>
          </w:p>
          <w:p w14:paraId="16A80E8D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confirma o recebimento do chamado e gera um número de protocolo.</w:t>
            </w:r>
          </w:p>
          <w:p w14:paraId="48430825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O sistema notifica o usuário sobre o prazo estimado para resposta.</w:t>
            </w:r>
          </w:p>
          <w:p w14:paraId="4E9C53E0" w14:textId="77777777" w:rsidR="003E051A" w:rsidRDefault="003E051A" w:rsidP="003E051A">
            <w:pPr>
              <w:numPr>
                <w:ilvl w:val="0"/>
                <w:numId w:val="23"/>
              </w:numPr>
            </w:pPr>
            <w:r>
              <w:t>Fim do Caso de uso.</w:t>
            </w:r>
          </w:p>
        </w:tc>
      </w:tr>
      <w:tr w:rsidR="003E051A" w14:paraId="1EE7606E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7C8C8" w14:textId="77777777" w:rsidR="003E051A" w:rsidRDefault="003E051A" w:rsidP="002464EF">
            <w:r>
              <w:t>Fluxo alternativo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E8FDA" w14:textId="77777777" w:rsidR="003E051A" w:rsidRDefault="003E051A" w:rsidP="002464EF">
            <w:r>
              <w:t>2.1 - Se o usuário não souber como descrever o problema, o sistema oferece sugestões de categorias de problemas comuns. 2.1.1 - O usuário seleciona uma categoria e o sistema exibe perguntas orientativas.</w:t>
            </w:r>
          </w:p>
          <w:p w14:paraId="055166F4" w14:textId="77777777" w:rsidR="003E051A" w:rsidRDefault="003E051A" w:rsidP="002464EF">
            <w:r>
              <w:t>2.1.2 - O usuário responde às perguntas e, em seguida, envia o chamado.</w:t>
            </w:r>
          </w:p>
        </w:tc>
      </w:tr>
      <w:tr w:rsidR="003E051A" w14:paraId="4C8104E9" w14:textId="77777777" w:rsidTr="003E051A">
        <w:trPr>
          <w:trHeight w:val="720"/>
        </w:trPr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B21DF" w14:textId="77777777" w:rsidR="003E051A" w:rsidRDefault="003E051A" w:rsidP="002464EF">
            <w:r>
              <w:t>Fluxo Exceção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F2D8D" w14:textId="77777777" w:rsidR="003E051A" w:rsidRDefault="003E051A" w:rsidP="002464EF">
            <w:r>
              <w:t>3.1 - O sistema não consegue registrar o chamado devido a um erro técnico.</w:t>
            </w:r>
          </w:p>
          <w:p w14:paraId="35831CEA" w14:textId="77777777" w:rsidR="003E051A" w:rsidRDefault="003E051A" w:rsidP="002464EF">
            <w:r>
              <w:t xml:space="preserve"> 3.1.1 - O sistema informa ao usuário sobre o erro e sugere tentar novamente mais tarde.</w:t>
            </w:r>
          </w:p>
          <w:p w14:paraId="01F91AAD" w14:textId="77777777" w:rsidR="003E051A" w:rsidRDefault="003E051A" w:rsidP="002464EF">
            <w:r>
              <w:t xml:space="preserve"> 3.1.2 - O usuário pode optar por enviar um e-mail direto para a equipe de suporte como alternativa.</w:t>
            </w:r>
          </w:p>
        </w:tc>
      </w:tr>
    </w:tbl>
    <w:p w14:paraId="4B4E69CD" w14:textId="4CE21E69" w:rsidR="009020D3" w:rsidRDefault="004736A4" w:rsidP="009020D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  <w:r w:rsidRPr="000D3797">
        <w:rPr>
          <w:b/>
          <w:i/>
          <w:color w:val="000000"/>
          <w:sz w:val="28"/>
          <w:szCs w:val="28"/>
        </w:rPr>
        <w:lastRenderedPageBreak/>
        <w:t>Especificação das Regras de Negócio</w:t>
      </w:r>
      <w:bookmarkStart w:id="892" w:name="_1t3h5sf" w:colFirst="0" w:colLast="0"/>
      <w:bookmarkEnd w:id="892"/>
    </w:p>
    <w:p w14:paraId="19B57505" w14:textId="77777777" w:rsidR="009020D3" w:rsidRPr="009020D3" w:rsidRDefault="009020D3" w:rsidP="009020D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</w:p>
    <w:p w14:paraId="166CDFCB" w14:textId="0537FFAC" w:rsidR="00EA5DBF" w:rsidRDefault="002E3770" w:rsidP="00EA5DBF">
      <w:pPr>
        <w:pStyle w:val="PargrafodaLista"/>
        <w:numPr>
          <w:ilvl w:val="0"/>
          <w:numId w:val="11"/>
        </w:numPr>
        <w:jc w:val="left"/>
      </w:pPr>
      <w:commentRangeStart w:id="893"/>
      <w:commentRangeEnd w:id="893"/>
      <w:r>
        <w:rPr>
          <w:rStyle w:val="Refdecomentrio"/>
        </w:rPr>
        <w:commentReference w:id="893"/>
      </w:r>
      <w:r w:rsidR="00EA5DBF">
        <w:t>Apenas usuários autenticados (clientes, e-commerce e suporte técnico) podem acessar as funcionalidades da plataforma. O login deve ser realizado com login e senha válidos.</w:t>
      </w:r>
    </w:p>
    <w:p w14:paraId="12685118" w14:textId="77777777" w:rsidR="00EA5DBF" w:rsidRDefault="00EA5DBF" w:rsidP="00EA5DBF">
      <w:pPr>
        <w:jc w:val="left"/>
      </w:pPr>
    </w:p>
    <w:p w14:paraId="0EF565D9" w14:textId="15E9F047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cliente deve poder definir suas preferências de notificação (e-mail ou SMS). O sistema deve enviar notificações de acordo com essas preferências em todas as etapas do processo de entrega.</w:t>
      </w:r>
    </w:p>
    <w:p w14:paraId="4AB38FCF" w14:textId="77777777" w:rsidR="00EA5DBF" w:rsidRDefault="00EA5DBF" w:rsidP="00EA5DBF">
      <w:pPr>
        <w:jc w:val="left"/>
      </w:pPr>
    </w:p>
    <w:p w14:paraId="1A69B685" w14:textId="63683A45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e-commerce deve poder gerar relatórios de vendas e performance em períodos selecionados. O sistema deve permitir a filtragem por datas e tipos de relatório (</w:t>
      </w:r>
      <w:proofErr w:type="spellStart"/>
      <w:r>
        <w:t>ex</w:t>
      </w:r>
      <w:proofErr w:type="spellEnd"/>
      <w:r>
        <w:t>: avaliação de clientes).</w:t>
      </w:r>
    </w:p>
    <w:p w14:paraId="3090477A" w14:textId="77777777" w:rsidR="00EA5DBF" w:rsidRDefault="00EA5DBF" w:rsidP="00EA5DBF">
      <w:pPr>
        <w:jc w:val="left"/>
      </w:pPr>
    </w:p>
    <w:p w14:paraId="6BC5A629" w14:textId="661A0778" w:rsidR="00EA5DBF" w:rsidRDefault="002E3770" w:rsidP="00EA5DBF">
      <w:pPr>
        <w:jc w:val="left"/>
      </w:pPr>
      <w:commentRangeStart w:id="894"/>
      <w:commentRangeEnd w:id="894"/>
      <w:r>
        <w:rPr>
          <w:rStyle w:val="Refdecomentrio"/>
        </w:rPr>
        <w:commentReference w:id="894"/>
      </w:r>
    </w:p>
    <w:p w14:paraId="2D14B738" w14:textId="0F9D7378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sistema deve permitir diferentes métodos de pagamento (PIX, cartão de débito, cartão de crédito). O pagamento deve ser confirmado tanto para o cliente quanto para o e-commerce.</w:t>
      </w:r>
    </w:p>
    <w:p w14:paraId="6F1FC4AD" w14:textId="77777777" w:rsidR="00EA5DBF" w:rsidRDefault="00EA5DBF" w:rsidP="00EA5DBF">
      <w:pPr>
        <w:jc w:val="left"/>
      </w:pPr>
    </w:p>
    <w:p w14:paraId="1023D640" w14:textId="517806BB" w:rsidR="00EA5DBF" w:rsidRDefault="00EA5DBF" w:rsidP="00EA5DBF">
      <w:pPr>
        <w:pStyle w:val="PargrafodaLista"/>
        <w:numPr>
          <w:ilvl w:val="0"/>
          <w:numId w:val="11"/>
        </w:numPr>
        <w:jc w:val="left"/>
      </w:pPr>
      <w:r>
        <w:t>O cliente pode avaliar a entrega após a conclusão. O sistema deve registrar a avaliação no histórico do e-commerce e processar a média das avaliações para cada transportadora.</w:t>
      </w:r>
    </w:p>
    <w:p w14:paraId="2B3D15DF" w14:textId="77777777" w:rsidR="00F738CA" w:rsidRDefault="004736A4" w:rsidP="000D379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Especificação de Requisitos não funcionais</w:t>
      </w:r>
    </w:p>
    <w:p w14:paraId="0DF83FFA" w14:textId="0707ECBB" w:rsidR="00F738CA" w:rsidRDefault="00F738CA"/>
    <w:p w14:paraId="56117D47" w14:textId="65FC3760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RNF01</w:t>
      </w:r>
      <w:r>
        <w:rPr>
          <w:b/>
          <w:bCs/>
        </w:rPr>
        <w:t xml:space="preserve"> </w:t>
      </w:r>
      <w:r w:rsidR="00EA5DBF">
        <w:rPr>
          <w:b/>
          <w:bCs/>
        </w:rPr>
        <w:t xml:space="preserve">Segurança: </w:t>
      </w:r>
      <w:r w:rsidR="00EA5DBF">
        <w:t>O sistema deve garantir a proteção dos dados pessoais dos usuários (clientes, e-</w:t>
      </w:r>
      <w:proofErr w:type="spellStart"/>
      <w:r w:rsidR="00EA5DBF">
        <w:t>commerces</w:t>
      </w:r>
      <w:proofErr w:type="spellEnd"/>
      <w:r w:rsidR="00EA5DBF">
        <w:t xml:space="preserve"> e suporte técnico), utilizando criptografia para armazenamento de senhas e transações financeiras. Deve seguir os padrões da LGPD.</w:t>
      </w:r>
    </w:p>
    <w:p w14:paraId="4AABBB77" w14:textId="77777777" w:rsidR="009020D3" w:rsidRPr="009020D3" w:rsidRDefault="009020D3" w:rsidP="009020D3">
      <w:pPr>
        <w:pStyle w:val="PargrafodaLista"/>
        <w:rPr>
          <w:u w:val="single"/>
        </w:rPr>
      </w:pPr>
    </w:p>
    <w:p w14:paraId="00D0F7A1" w14:textId="19BB60B9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2 </w:t>
      </w:r>
      <w:r w:rsidR="00EA5DBF">
        <w:rPr>
          <w:b/>
          <w:bCs/>
        </w:rPr>
        <w:t>Desempenho:</w:t>
      </w:r>
      <w:r w:rsidR="00EA5DBF">
        <w:t xml:space="preserve"> O sistema deve ser capaz de processar as cotações e atualizações de status de encomendas em menos de 5 segundos, garantindo uma resposta rápida e sem atrasos, mesmo em períodos de alta demanda.</w:t>
      </w:r>
    </w:p>
    <w:p w14:paraId="3E6A57E5" w14:textId="10BAD013" w:rsidR="00EA5DBF" w:rsidRDefault="00EA5DBF" w:rsidP="00EA5DBF">
      <w:pPr>
        <w:pStyle w:val="PargrafodaLista"/>
        <w:rPr>
          <w:b/>
          <w:bCs/>
        </w:rPr>
      </w:pPr>
    </w:p>
    <w:p w14:paraId="69CD213F" w14:textId="55176712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3 </w:t>
      </w:r>
      <w:r w:rsidR="00EA5DBF">
        <w:rPr>
          <w:b/>
          <w:bCs/>
        </w:rPr>
        <w:t xml:space="preserve">Confiabilidade: </w:t>
      </w:r>
      <w:r w:rsidR="00EA5DBF">
        <w:t xml:space="preserve">O sistema deve estar disponível 99,9% do tempo, minimizando </w:t>
      </w:r>
      <w:proofErr w:type="spellStart"/>
      <w:r w:rsidR="00EA5DBF">
        <w:t>downtime</w:t>
      </w:r>
      <w:proofErr w:type="spellEnd"/>
      <w:r w:rsidR="00EA5DBF">
        <w:t>, e deve realizar backups automáticos de dados diariamente para evitar perda de informações em caso de falhas.</w:t>
      </w:r>
    </w:p>
    <w:p w14:paraId="29924F33" w14:textId="77777777" w:rsidR="00EA5DBF" w:rsidRDefault="00EA5DBF" w:rsidP="00EA5DBF">
      <w:pPr>
        <w:pStyle w:val="PargrafodaLista"/>
      </w:pPr>
    </w:p>
    <w:p w14:paraId="45E627D1" w14:textId="0FA6ABB6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4 </w:t>
      </w:r>
      <w:r w:rsidR="00EA5DBF">
        <w:rPr>
          <w:b/>
          <w:bCs/>
        </w:rPr>
        <w:t xml:space="preserve">Interoperabilidade: </w:t>
      </w:r>
      <w:r w:rsidR="00EA5DBF">
        <w:t xml:space="preserve">O </w:t>
      </w:r>
      <w:proofErr w:type="spellStart"/>
      <w:r w:rsidR="00EA5DBF">
        <w:t>FreteCheck</w:t>
      </w:r>
      <w:proofErr w:type="spellEnd"/>
      <w:r w:rsidR="00EA5DBF">
        <w:t xml:space="preserve"> deve ser capaz de se integrar com APIs de múltiplas transportadoras de forma eficiente e compatível, garantindo que as atualizações de status e as cotações de frete sejam precisas e consistentes entre diferentes fornecedores.</w:t>
      </w:r>
    </w:p>
    <w:p w14:paraId="0A12BE79" w14:textId="77777777" w:rsidR="00EA5DBF" w:rsidRDefault="00EA5DBF" w:rsidP="00EA5DBF">
      <w:pPr>
        <w:pStyle w:val="PargrafodaLista"/>
      </w:pPr>
    </w:p>
    <w:p w14:paraId="4FABBA31" w14:textId="514A05EB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lastRenderedPageBreak/>
        <w:t>RNF0</w:t>
      </w:r>
      <w:r>
        <w:rPr>
          <w:b/>
          <w:bCs/>
        </w:rPr>
        <w:t xml:space="preserve">5 </w:t>
      </w:r>
      <w:r w:rsidR="00EA5DBF">
        <w:rPr>
          <w:b/>
          <w:bCs/>
        </w:rPr>
        <w:t xml:space="preserve">Escalabilidade: </w:t>
      </w:r>
      <w:r w:rsidR="00EA5DBF">
        <w:t xml:space="preserve">O </w:t>
      </w:r>
      <w:proofErr w:type="spellStart"/>
      <w:r w:rsidR="00EA5DBF">
        <w:t>FreteCheck</w:t>
      </w:r>
      <w:proofErr w:type="spellEnd"/>
      <w:r w:rsidR="00EA5DBF">
        <w:t xml:space="preserve"> deve ser escalável, capaz de lidar com o crescimento no número de usuários e transações sem comprometer o desempenho.</w:t>
      </w:r>
    </w:p>
    <w:p w14:paraId="3C5FD765" w14:textId="77777777" w:rsidR="00EA5DBF" w:rsidRDefault="00EA5DBF" w:rsidP="00EA5DBF">
      <w:pPr>
        <w:pStyle w:val="PargrafodaLista"/>
      </w:pPr>
    </w:p>
    <w:p w14:paraId="4B7E03AD" w14:textId="5CBFDEB0" w:rsidR="00EA5DBF" w:rsidRDefault="003E051A" w:rsidP="00EA5DBF">
      <w:pPr>
        <w:pStyle w:val="PargrafodaLista"/>
        <w:numPr>
          <w:ilvl w:val="0"/>
          <w:numId w:val="12"/>
        </w:numPr>
      </w:pPr>
      <w:r w:rsidRPr="003E051A">
        <w:rPr>
          <w:b/>
          <w:bCs/>
        </w:rPr>
        <w:t>RNF0</w:t>
      </w:r>
      <w:r>
        <w:rPr>
          <w:b/>
          <w:bCs/>
        </w:rPr>
        <w:t xml:space="preserve">6 </w:t>
      </w:r>
      <w:r w:rsidR="009020D3">
        <w:rPr>
          <w:b/>
          <w:bCs/>
        </w:rPr>
        <w:t xml:space="preserve">Técnicas de desenvolvimento: </w:t>
      </w:r>
      <w:r w:rsidR="009020D3">
        <w:t xml:space="preserve">O sistema deve ser desenvolvido seguindo as melhores práticas de </w:t>
      </w:r>
      <w:proofErr w:type="spellStart"/>
      <w:r w:rsidR="009020D3">
        <w:t>DevOps</w:t>
      </w:r>
      <w:proofErr w:type="spellEnd"/>
      <w:r w:rsidR="009020D3">
        <w:t xml:space="preserve"> para garantir a estabilidade e a rapidez no desenvolvimento de novas funcionalidades.</w:t>
      </w:r>
    </w:p>
    <w:p w14:paraId="07BB0E59" w14:textId="47CEDC54" w:rsidR="00F738CA" w:rsidRDefault="00F738CA"/>
    <w:sectPr w:rsidR="00F738CA">
      <w:headerReference w:type="default" r:id="rId41"/>
      <w:footerReference w:type="default" r:id="rId42"/>
      <w:pgSz w:w="11907" w:h="16840"/>
      <w:pgMar w:top="1418" w:right="1418" w:bottom="1418" w:left="1418" w:header="709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Gabriela Maria Cabel Barbarán" w:date="2024-10-02T11:34:00Z" w:initials="GC">
    <w:p w14:paraId="4D54CED4" w14:textId="77777777" w:rsidR="00E51063" w:rsidRDefault="00E51063" w:rsidP="00E51063">
      <w:pPr>
        <w:pStyle w:val="Textodecomentrio"/>
        <w:jc w:val="left"/>
      </w:pPr>
      <w:r>
        <w:rPr>
          <w:rStyle w:val="Refdecomentrio"/>
        </w:rPr>
        <w:annotationRef/>
      </w:r>
      <w:r>
        <w:t>Somente lendo o processo não entendi como é feita a cotação? Vou ler o detalhe das tarefas para ver do que se trata este processo.</w:t>
      </w:r>
    </w:p>
  </w:comment>
  <w:comment w:id="5" w:author="Gabriela Maria Cabel Barbarán" w:date="2024-10-02T11:37:00Z" w:initials="GC">
    <w:p w14:paraId="76E4C61C" w14:textId="77777777" w:rsidR="00B92D7D" w:rsidRDefault="00B92D7D" w:rsidP="00B92D7D">
      <w:pPr>
        <w:pStyle w:val="Textodecomentrio"/>
        <w:jc w:val="left"/>
      </w:pPr>
      <w:r>
        <w:rPr>
          <w:rStyle w:val="Refdecomentrio"/>
        </w:rPr>
        <w:annotationRef/>
      </w:r>
      <w:r>
        <w:t>A onde está esta saída?</w:t>
      </w:r>
    </w:p>
  </w:comment>
  <w:comment w:id="6" w:author="Gabriela Maria Cabel Barbarán" w:date="2024-10-02T11:36:00Z" w:initials="GC">
    <w:p w14:paraId="44CA5DA1" w14:textId="77777777" w:rsidR="001F1F31" w:rsidRDefault="001F1F31" w:rsidP="001F1F31">
      <w:pPr>
        <w:pStyle w:val="Textodecomentrio"/>
        <w:jc w:val="left"/>
      </w:pPr>
      <w:r>
        <w:rPr>
          <w:rStyle w:val="Refdecomentrio"/>
        </w:rPr>
        <w:annotationRef/>
      </w:r>
      <w:r>
        <w:t>Isto não está representado no sistema?</w:t>
      </w:r>
    </w:p>
  </w:comment>
  <w:comment w:id="7" w:author="Gabriela Maria Cabel Barbarán" w:date="2024-10-02T11:37:00Z" w:initials="GC">
    <w:p w14:paraId="116139F8" w14:textId="77777777" w:rsidR="001F1F31" w:rsidRDefault="001F1F31" w:rsidP="001F1F31">
      <w:pPr>
        <w:pStyle w:val="Textodecomentrio"/>
        <w:jc w:val="left"/>
      </w:pPr>
      <w:r>
        <w:rPr>
          <w:rStyle w:val="Refdecomentrio"/>
        </w:rPr>
        <w:annotationRef/>
      </w:r>
      <w:r>
        <w:t>A onde está esta saída?</w:t>
      </w:r>
    </w:p>
  </w:comment>
  <w:comment w:id="8" w:author="Gabriela Maria Cabel Barbarán" w:date="2024-10-02T11:36:00Z" w:initials="GC">
    <w:p w14:paraId="2E056412" w14:textId="77777777" w:rsidR="00E51063" w:rsidRDefault="00E51063" w:rsidP="00E51063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Esta tarefa está no cliente? É </w:t>
      </w:r>
      <w:proofErr w:type="gramStart"/>
      <w:r>
        <w:t>ai</w:t>
      </w:r>
      <w:proofErr w:type="gramEnd"/>
      <w:r>
        <w:t xml:space="preserve"> que será feita a consulta de APIs?</w:t>
      </w:r>
    </w:p>
  </w:comment>
  <w:comment w:id="14" w:author="Gabriela Maria Cabel Barbarán" w:date="2024-10-02T11:42:00Z" w:initials="GC">
    <w:p w14:paraId="058067D1" w14:textId="77777777" w:rsidR="00B27ED1" w:rsidRDefault="00B6031C" w:rsidP="00B27ED1">
      <w:pPr>
        <w:pStyle w:val="Textodecomentrio"/>
        <w:jc w:val="left"/>
      </w:pPr>
      <w:r>
        <w:rPr>
          <w:rStyle w:val="Refdecomentrio"/>
        </w:rPr>
        <w:annotationRef/>
      </w:r>
      <w:r w:rsidR="00B27ED1">
        <w:t>Que esse cliente (cliente que compras em uma plataforma de e-</w:t>
      </w:r>
      <w:proofErr w:type="spellStart"/>
      <w:r w:rsidR="00B27ED1">
        <w:t>comm</w:t>
      </w:r>
      <w:proofErr w:type="spellEnd"/>
      <w:r w:rsidR="00B27ED1">
        <w:t xml:space="preserve"> ou a plataforma de e-</w:t>
      </w:r>
      <w:proofErr w:type="spellStart"/>
      <w:r w:rsidR="00B27ED1">
        <w:t>comm</w:t>
      </w:r>
      <w:proofErr w:type="spellEnd"/>
      <w:r w:rsidR="00B27ED1">
        <w:t>)</w:t>
      </w:r>
    </w:p>
    <w:p w14:paraId="2A1B762C" w14:textId="77777777" w:rsidR="00B27ED1" w:rsidRDefault="00B27ED1" w:rsidP="00B27ED1">
      <w:pPr>
        <w:pStyle w:val="Textodecomentrio"/>
        <w:jc w:val="left"/>
      </w:pPr>
      <w:r>
        <w:t>No processo anterior o cliente (que compra) acessa na plataforma de e-</w:t>
      </w:r>
      <w:proofErr w:type="spellStart"/>
      <w:r>
        <w:t>comm</w:t>
      </w:r>
      <w:proofErr w:type="spellEnd"/>
      <w:r>
        <w:t xml:space="preserve"> e é a plataforma que se comunica com o </w:t>
      </w:r>
      <w:proofErr w:type="spellStart"/>
      <w:r>
        <w:t>fretecheck</w:t>
      </w:r>
      <w:proofErr w:type="spellEnd"/>
      <w:r>
        <w:t xml:space="preserve">. Há falta de consistência nos processos? </w:t>
      </w:r>
    </w:p>
    <w:p w14:paraId="520F9090" w14:textId="77777777" w:rsidR="00B27ED1" w:rsidRDefault="00B27ED1" w:rsidP="00B27ED1">
      <w:pPr>
        <w:pStyle w:val="Textodecomentrio"/>
        <w:jc w:val="left"/>
      </w:pPr>
      <w:r>
        <w:t>A tarefa circulada não foi detalhada.</w:t>
      </w:r>
    </w:p>
  </w:comment>
  <w:comment w:id="373" w:author="Gabriela Maria Cabel Barbarán" w:date="2024-10-02T11:45:00Z" w:initials="GC">
    <w:p w14:paraId="62D5E144" w14:textId="3262B254" w:rsidR="00962D99" w:rsidRDefault="00962D99" w:rsidP="00962D99">
      <w:pPr>
        <w:pStyle w:val="Textodecomentrio"/>
        <w:jc w:val="left"/>
      </w:pPr>
      <w:r>
        <w:rPr>
          <w:rStyle w:val="Refdecomentrio"/>
        </w:rPr>
        <w:annotationRef/>
      </w:r>
      <w:r>
        <w:t>Validar é calcular o frete?</w:t>
      </w:r>
    </w:p>
  </w:comment>
  <w:comment w:id="429" w:author="Gabriela Maria Cabel Barbarán" w:date="2024-10-02T11:51:00Z" w:initials="GC">
    <w:p w14:paraId="45CDB35F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proofErr w:type="gramStart"/>
      <w:r>
        <w:t>O nomes</w:t>
      </w:r>
      <w:proofErr w:type="gramEnd"/>
      <w:r>
        <w:t xml:space="preserve"> das tarefas devem ser enxutos, curtos e diretos.</w:t>
      </w:r>
    </w:p>
    <w:p w14:paraId="7F671687" w14:textId="77777777" w:rsidR="00B27ED1" w:rsidRDefault="00B27ED1" w:rsidP="00B27ED1">
      <w:pPr>
        <w:pStyle w:val="Textodecomentrio"/>
        <w:jc w:val="left"/>
      </w:pPr>
      <w:r>
        <w:t>Acompanhar encomenda</w:t>
      </w:r>
    </w:p>
    <w:p w14:paraId="55AFEFAD" w14:textId="77777777" w:rsidR="00B27ED1" w:rsidRDefault="00B27ED1" w:rsidP="00B27ED1">
      <w:pPr>
        <w:pStyle w:val="Textodecomentrio"/>
        <w:jc w:val="left"/>
      </w:pPr>
      <w:r>
        <w:t>Listar informações de encomendas</w:t>
      </w:r>
    </w:p>
  </w:comment>
  <w:comment w:id="433" w:author="Gabriela Maria Cabel Barbarán" w:date="2024-10-02T11:53:00Z" w:initials="GC">
    <w:p w14:paraId="7B20D02A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Cadê o </w:t>
      </w:r>
      <w:proofErr w:type="spellStart"/>
      <w:r>
        <w:t>Fretecheck</w:t>
      </w:r>
      <w:proofErr w:type="spellEnd"/>
      <w:r>
        <w:t xml:space="preserve"> neste processo?</w:t>
      </w:r>
    </w:p>
  </w:comment>
  <w:comment w:id="434" w:author="Gabriela Maria Cabel Barbarán" w:date="2024-10-02T11:56:00Z" w:initials="GC">
    <w:p w14:paraId="05C42F99" w14:textId="77777777" w:rsidR="00B27ED1" w:rsidRDefault="00B27ED1" w:rsidP="00B27ED1">
      <w:pPr>
        <w:pStyle w:val="Textodecomentrio"/>
        <w:jc w:val="left"/>
      </w:pPr>
      <w:r>
        <w:rPr>
          <w:rStyle w:val="Refdecomentrio"/>
        </w:rPr>
        <w:annotationRef/>
      </w:r>
      <w:r>
        <w:t>Qual sistema? Do e-</w:t>
      </w:r>
      <w:proofErr w:type="spellStart"/>
      <w:r>
        <w:t>comm</w:t>
      </w:r>
      <w:proofErr w:type="spellEnd"/>
      <w:r>
        <w:t xml:space="preserve"> ou do </w:t>
      </w:r>
      <w:proofErr w:type="spellStart"/>
      <w:r>
        <w:t>fretecheck</w:t>
      </w:r>
      <w:proofErr w:type="spellEnd"/>
      <w:r>
        <w:t>?</w:t>
      </w:r>
    </w:p>
  </w:comment>
  <w:comment w:id="545" w:author="Gabriela Maria Cabel Barbarán" w:date="2024-10-02T11:58:00Z" w:initials="GC">
    <w:p w14:paraId="3F3F20C2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Rever os nomes das tarefas.</w:t>
      </w:r>
    </w:p>
  </w:comment>
  <w:comment w:id="594" w:author="Gabriela Maria Cabel Barbarán" w:date="2024-10-02T12:00:00Z" w:initials="GC">
    <w:p w14:paraId="42A1E33D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?</w:t>
      </w:r>
    </w:p>
  </w:comment>
  <w:comment w:id="607" w:author="Gabriela Maria Cabel Barbarán" w:date="2024-10-02T12:00:00Z" w:initials="GC">
    <w:p w14:paraId="69977097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>? Inúmeras informações?</w:t>
      </w:r>
    </w:p>
  </w:comment>
  <w:comment w:id="660" w:author="Gabriela Maria Cabel Barbarán" w:date="2024-10-02T12:03:00Z" w:initials="GC">
    <w:p w14:paraId="3673F340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Cadê o </w:t>
      </w:r>
      <w:proofErr w:type="spellStart"/>
      <w:r>
        <w:t>Fretecheck</w:t>
      </w:r>
      <w:proofErr w:type="spellEnd"/>
      <w:r>
        <w:t xml:space="preserve"> neste processo???</w:t>
      </w:r>
    </w:p>
  </w:comment>
  <w:comment w:id="664" w:author="Gabriela Maria Cabel Barbarán" w:date="2024-10-02T12:04:00Z" w:initials="GC">
    <w:p w14:paraId="3F82F1D3" w14:textId="77777777" w:rsidR="00293BF0" w:rsidRDefault="00293BF0" w:rsidP="00293BF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Cadê o </w:t>
      </w:r>
      <w:proofErr w:type="spellStart"/>
      <w:r>
        <w:t>fretecheck</w:t>
      </w:r>
      <w:proofErr w:type="spellEnd"/>
      <w:r>
        <w:t>?</w:t>
      </w:r>
    </w:p>
  </w:comment>
  <w:comment w:id="891" w:author="Gabriela Maria Cabel Barbarán" w:date="2024-10-02T12:08:00Z" w:initials="GC">
    <w:p w14:paraId="7D0EE43D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Se o usuário está na plataforma do </w:t>
      </w:r>
      <w:proofErr w:type="spellStart"/>
      <w:r>
        <w:t>fretecheck</w:t>
      </w:r>
      <w:proofErr w:type="spellEnd"/>
      <w:r>
        <w:t xml:space="preserve"> por que no processo de negócio não aparece o </w:t>
      </w:r>
      <w:proofErr w:type="spellStart"/>
      <w:r>
        <w:t>fretecheck</w:t>
      </w:r>
      <w:proofErr w:type="spellEnd"/>
      <w:r>
        <w:t>?</w:t>
      </w:r>
    </w:p>
  </w:comment>
  <w:comment w:id="893" w:author="Gabriela Maria Cabel Barbarán" w:date="2024-10-02T12:09:00Z" w:initials="GC">
    <w:p w14:paraId="15391CEE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>Isto não é regra de negócio.</w:t>
      </w:r>
    </w:p>
    <w:p w14:paraId="6B2FC5A4" w14:textId="77777777" w:rsidR="002E3770" w:rsidRDefault="002E3770" w:rsidP="002E3770">
      <w:pPr>
        <w:pStyle w:val="Textodecomentrio"/>
        <w:jc w:val="left"/>
      </w:pPr>
      <w:r>
        <w:t>A regra deveria ser o cliente deverá informar o endereço de destino e fim ou CEP.</w:t>
      </w:r>
    </w:p>
  </w:comment>
  <w:comment w:id="894" w:author="Gabriela Maria Cabel Barbarán" w:date="2024-10-02T12:10:00Z" w:initials="GC">
    <w:p w14:paraId="77C5FEBA" w14:textId="77777777" w:rsidR="002E3770" w:rsidRDefault="002E3770" w:rsidP="002E3770">
      <w:pPr>
        <w:pStyle w:val="Textodecomentrio"/>
        <w:jc w:val="left"/>
      </w:pPr>
      <w:r>
        <w:rPr>
          <w:rStyle w:val="Refdecomentrio"/>
        </w:rPr>
        <w:annotationRef/>
      </w:r>
      <w:r>
        <w:t>Isto é requisito não funcional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54CED4" w15:done="0"/>
  <w15:commentEx w15:paraId="76E4C61C" w15:done="0"/>
  <w15:commentEx w15:paraId="44CA5DA1" w15:done="0"/>
  <w15:commentEx w15:paraId="116139F8" w15:done="0"/>
  <w15:commentEx w15:paraId="2E056412" w15:done="0"/>
  <w15:commentEx w15:paraId="520F9090" w15:done="0"/>
  <w15:commentEx w15:paraId="62D5E144" w15:done="0"/>
  <w15:commentEx w15:paraId="55AFEFAD" w15:done="0"/>
  <w15:commentEx w15:paraId="7B20D02A" w15:done="0"/>
  <w15:commentEx w15:paraId="05C42F99" w15:done="0"/>
  <w15:commentEx w15:paraId="3F3F20C2" w15:done="0"/>
  <w15:commentEx w15:paraId="42A1E33D" w15:done="0"/>
  <w15:commentEx w15:paraId="69977097" w15:done="0"/>
  <w15:commentEx w15:paraId="3673F340" w15:done="0"/>
  <w15:commentEx w15:paraId="3F82F1D3" w15:done="0"/>
  <w15:commentEx w15:paraId="7D0EE43D" w15:done="0"/>
  <w15:commentEx w15:paraId="6B2FC5A4" w15:done="0"/>
  <w15:commentEx w15:paraId="77C5FE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96E0C60" w16cex:dateUtc="2024-10-02T14:34:00Z"/>
  <w16cex:commentExtensible w16cex:durableId="2AAAC2F4" w16cex:dateUtc="2024-10-02T14:37:00Z"/>
  <w16cex:commentExtensible w16cex:durableId="2AAAC621" w16cex:dateUtc="2024-10-02T14:36:00Z"/>
  <w16cex:commentExtensible w16cex:durableId="2AAAC51E" w16cex:dateUtc="2024-10-02T14:37:00Z"/>
  <w16cex:commentExtensible w16cex:durableId="1ACBE7B6" w16cex:dateUtc="2024-10-02T14:36:00Z"/>
  <w16cex:commentExtensible w16cex:durableId="1A361487" w16cex:dateUtc="2024-10-02T14:42:00Z"/>
  <w16cex:commentExtensible w16cex:durableId="09C85280" w16cex:dateUtc="2024-10-02T14:45:00Z"/>
  <w16cex:commentExtensible w16cex:durableId="7DC87B29" w16cex:dateUtc="2024-10-02T14:51:00Z"/>
  <w16cex:commentExtensible w16cex:durableId="4E361F6F" w16cex:dateUtc="2024-10-02T14:53:00Z"/>
  <w16cex:commentExtensible w16cex:durableId="1C3AC42F" w16cex:dateUtc="2024-10-02T14:56:00Z"/>
  <w16cex:commentExtensible w16cex:durableId="698DE994" w16cex:dateUtc="2024-10-02T14:58:00Z"/>
  <w16cex:commentExtensible w16cex:durableId="648D4E6E" w16cex:dateUtc="2024-10-02T15:00:00Z"/>
  <w16cex:commentExtensible w16cex:durableId="089BF390" w16cex:dateUtc="2024-10-02T15:00:00Z"/>
  <w16cex:commentExtensible w16cex:durableId="54EEAB50" w16cex:dateUtc="2024-10-02T15:03:00Z"/>
  <w16cex:commentExtensible w16cex:durableId="3EA6EA33" w16cex:dateUtc="2024-10-02T15:04:00Z"/>
  <w16cex:commentExtensible w16cex:durableId="7F8A392C" w16cex:dateUtc="2024-10-02T15:08:00Z"/>
  <w16cex:commentExtensible w16cex:durableId="2CD34369" w16cex:dateUtc="2024-10-02T15:09:00Z"/>
  <w16cex:commentExtensible w16cex:durableId="6EC27563" w16cex:dateUtc="2024-10-02T1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54CED4" w16cid:durableId="596E0C60"/>
  <w16cid:commentId w16cid:paraId="76E4C61C" w16cid:durableId="2AAAC2F4"/>
  <w16cid:commentId w16cid:paraId="44CA5DA1" w16cid:durableId="2AAAC621"/>
  <w16cid:commentId w16cid:paraId="116139F8" w16cid:durableId="2AAAC51E"/>
  <w16cid:commentId w16cid:paraId="2E056412" w16cid:durableId="1ACBE7B6"/>
  <w16cid:commentId w16cid:paraId="520F9090" w16cid:durableId="1A361487"/>
  <w16cid:commentId w16cid:paraId="62D5E144" w16cid:durableId="09C85280"/>
  <w16cid:commentId w16cid:paraId="55AFEFAD" w16cid:durableId="7DC87B29"/>
  <w16cid:commentId w16cid:paraId="7B20D02A" w16cid:durableId="4E361F6F"/>
  <w16cid:commentId w16cid:paraId="05C42F99" w16cid:durableId="1C3AC42F"/>
  <w16cid:commentId w16cid:paraId="3F3F20C2" w16cid:durableId="698DE994"/>
  <w16cid:commentId w16cid:paraId="42A1E33D" w16cid:durableId="648D4E6E"/>
  <w16cid:commentId w16cid:paraId="69977097" w16cid:durableId="089BF390"/>
  <w16cid:commentId w16cid:paraId="3673F340" w16cid:durableId="54EEAB50"/>
  <w16cid:commentId w16cid:paraId="3F82F1D3" w16cid:durableId="3EA6EA33"/>
  <w16cid:commentId w16cid:paraId="7D0EE43D" w16cid:durableId="7F8A392C"/>
  <w16cid:commentId w16cid:paraId="6B2FC5A4" w16cid:durableId="2CD34369"/>
  <w16cid:commentId w16cid:paraId="77C5FEBA" w16cid:durableId="6EC275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19518" w14:textId="77777777" w:rsidR="00C23BE0" w:rsidRDefault="00C23BE0">
      <w:r>
        <w:separator/>
      </w:r>
    </w:p>
  </w:endnote>
  <w:endnote w:type="continuationSeparator" w:id="0">
    <w:p w14:paraId="12C0D654" w14:textId="77777777" w:rsidR="00C23BE0" w:rsidRDefault="00C23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0AB34" w14:textId="77777777" w:rsidR="00F738CA" w:rsidRDefault="004736A4">
    <w:pPr>
      <w:pBdr>
        <w:top w:val="single" w:sz="4" w:space="1" w:color="000000"/>
      </w:pBdr>
    </w:pPr>
    <w:proofErr w:type="spellStart"/>
    <w:r>
      <w:t>TMP_ESOS_Modelagem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CF226" w14:textId="77777777" w:rsidR="00C23BE0" w:rsidRDefault="00C23BE0">
      <w:r>
        <w:separator/>
      </w:r>
    </w:p>
  </w:footnote>
  <w:footnote w:type="continuationSeparator" w:id="0">
    <w:p w14:paraId="31E2C941" w14:textId="77777777" w:rsidR="00C23BE0" w:rsidRDefault="00C23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3098B" w14:textId="77777777" w:rsidR="00F738CA" w:rsidRDefault="00F738C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e"/>
      <w:tblW w:w="9940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1533"/>
      <w:gridCol w:w="8407"/>
    </w:tblGrid>
    <w:tr w:rsidR="00F738CA" w14:paraId="708D4382" w14:textId="77777777">
      <w:trPr>
        <w:trHeight w:val="1651"/>
        <w:jc w:val="center"/>
      </w:trPr>
      <w:tc>
        <w:tcPr>
          <w:tcW w:w="1533" w:type="dxa"/>
        </w:tcPr>
        <w:p w14:paraId="2571FAC1" w14:textId="77777777" w:rsidR="00F738CA" w:rsidRDefault="0047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ind w:left="-7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3B9C868" wp14:editId="0949F8B7">
                <wp:simplePos x="0" y="0"/>
                <wp:positionH relativeFrom="column">
                  <wp:posOffset>-44449</wp:posOffset>
                </wp:positionH>
                <wp:positionV relativeFrom="paragraph">
                  <wp:posOffset>0</wp:posOffset>
                </wp:positionV>
                <wp:extent cx="956945" cy="845185"/>
                <wp:effectExtent l="0" t="0" r="0" b="0"/>
                <wp:wrapSquare wrapText="bothSides" distT="0" distB="0" distL="114300" distR="114300"/>
                <wp:docPr id="1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6945" cy="8451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407" w:type="dxa"/>
        </w:tcPr>
        <w:p w14:paraId="20AD8F1D" w14:textId="77777777" w:rsidR="00F738CA" w:rsidRDefault="004736A4">
          <w:pPr>
            <w:spacing w:line="360" w:lineRule="auto"/>
            <w:ind w:right="-376"/>
            <w:jc w:val="center"/>
            <w:rPr>
              <w:sz w:val="32"/>
              <w:szCs w:val="32"/>
            </w:rPr>
          </w:pPr>
          <w:r>
            <w:rPr>
              <w:b/>
              <w:sz w:val="32"/>
              <w:szCs w:val="32"/>
            </w:rPr>
            <w:t>CENTRO UNIVERSITÁRIO FEI</w:t>
          </w:r>
        </w:p>
        <w:p w14:paraId="3D580C93" w14:textId="77777777" w:rsidR="00F738CA" w:rsidRDefault="004736A4">
          <w:pPr>
            <w:ind w:right="-516"/>
            <w:jc w:val="center"/>
            <w:rPr>
              <w:sz w:val="20"/>
              <w:szCs w:val="20"/>
            </w:rPr>
          </w:pPr>
          <w:r>
            <w:rPr>
              <w:sz w:val="16"/>
              <w:szCs w:val="16"/>
            </w:rPr>
            <w:t>A</w:t>
          </w:r>
          <w:r>
            <w:rPr>
              <w:sz w:val="20"/>
              <w:szCs w:val="20"/>
            </w:rPr>
            <w:t>venida Humberto de Alencar Castelo Branco, 3972, CEP: 09850-901 São Bernardo do Campo</w:t>
          </w:r>
        </w:p>
        <w:p w14:paraId="75E7305A" w14:textId="77777777" w:rsidR="00F738CA" w:rsidRDefault="004736A4">
          <w:pPr>
            <w:ind w:right="-516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Telefone: (011) 4353-2900     Fax (011) 4109-5994</w:t>
          </w:r>
        </w:p>
        <w:p w14:paraId="4136DB71" w14:textId="77777777" w:rsidR="00F738CA" w:rsidRDefault="004736A4">
          <w:pPr>
            <w:pBdr>
              <w:top w:val="single" w:sz="4" w:space="1" w:color="000000"/>
            </w:pBdr>
            <w:jc w:val="center"/>
          </w:pPr>
          <w:r>
            <w:t>Curso de Ciências da Computação</w:t>
          </w:r>
        </w:p>
      </w:tc>
    </w:tr>
  </w:tbl>
  <w:p w14:paraId="7663BAAC" w14:textId="77777777" w:rsidR="00F738CA" w:rsidRDefault="00F738C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6AFD60C7" w14:textId="77777777" w:rsidR="00F738CA" w:rsidRDefault="00F738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EE7"/>
    <w:multiLevelType w:val="multilevel"/>
    <w:tmpl w:val="241485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17A55E4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760909"/>
    <w:multiLevelType w:val="hybridMultilevel"/>
    <w:tmpl w:val="A796D7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F5C2B"/>
    <w:multiLevelType w:val="hybridMultilevel"/>
    <w:tmpl w:val="436CF4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F2CF7"/>
    <w:multiLevelType w:val="hybridMultilevel"/>
    <w:tmpl w:val="7BD05F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92045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6175E69"/>
    <w:multiLevelType w:val="hybridMultilevel"/>
    <w:tmpl w:val="6E3C9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EC422B"/>
    <w:multiLevelType w:val="multilevel"/>
    <w:tmpl w:val="6C44F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7BA10EB"/>
    <w:multiLevelType w:val="hybridMultilevel"/>
    <w:tmpl w:val="5EBE01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6A6B0D"/>
    <w:multiLevelType w:val="hybridMultilevel"/>
    <w:tmpl w:val="3A089C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87061"/>
    <w:multiLevelType w:val="hybridMultilevel"/>
    <w:tmpl w:val="0152DF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AD3423"/>
    <w:multiLevelType w:val="hybridMultilevel"/>
    <w:tmpl w:val="CF4290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F00297"/>
    <w:multiLevelType w:val="multilevel"/>
    <w:tmpl w:val="275A1C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179C7750"/>
    <w:multiLevelType w:val="multilevel"/>
    <w:tmpl w:val="1A36F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7A53E80"/>
    <w:multiLevelType w:val="hybridMultilevel"/>
    <w:tmpl w:val="E9BC8C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B3E9F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1DF02439"/>
    <w:multiLevelType w:val="hybridMultilevel"/>
    <w:tmpl w:val="C30C28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56166"/>
    <w:multiLevelType w:val="multilevel"/>
    <w:tmpl w:val="8B98D8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1F942C49"/>
    <w:multiLevelType w:val="hybridMultilevel"/>
    <w:tmpl w:val="2A186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004A3B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20482B50"/>
    <w:multiLevelType w:val="multilevel"/>
    <w:tmpl w:val="8CDC37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248079BA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2A9B2FDA"/>
    <w:multiLevelType w:val="hybridMultilevel"/>
    <w:tmpl w:val="719E28E2"/>
    <w:lvl w:ilvl="0" w:tplc="0416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1E466F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34165C6F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5651B16"/>
    <w:multiLevelType w:val="hybridMultilevel"/>
    <w:tmpl w:val="A2D2BC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13531"/>
    <w:multiLevelType w:val="multilevel"/>
    <w:tmpl w:val="9D486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93E4D11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3AB907E8"/>
    <w:multiLevelType w:val="multilevel"/>
    <w:tmpl w:val="275A1C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3CB479DE"/>
    <w:multiLevelType w:val="hybridMultilevel"/>
    <w:tmpl w:val="F58473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08E53C5"/>
    <w:multiLevelType w:val="multilevel"/>
    <w:tmpl w:val="C136A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28655A6"/>
    <w:multiLevelType w:val="hybridMultilevel"/>
    <w:tmpl w:val="37F2A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28144F"/>
    <w:multiLevelType w:val="multilevel"/>
    <w:tmpl w:val="AAD2A8CA"/>
    <w:lvl w:ilvl="0">
      <w:start w:val="1"/>
      <w:numFmt w:val="decimal"/>
      <w:lvlText w:val="%1"/>
      <w:lvlJc w:val="left"/>
      <w:pPr>
        <w:ind w:left="340" w:hanging="34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245" w:hanging="567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3" w15:restartNumberingAfterBreak="0">
    <w:nsid w:val="440360E1"/>
    <w:multiLevelType w:val="hybridMultilevel"/>
    <w:tmpl w:val="EA8C9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097EE7"/>
    <w:multiLevelType w:val="hybridMultilevel"/>
    <w:tmpl w:val="72D23E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BF7F08"/>
    <w:multiLevelType w:val="hybridMultilevel"/>
    <w:tmpl w:val="4DF89B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7D3E31"/>
    <w:multiLevelType w:val="multilevel"/>
    <w:tmpl w:val="18CCC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69D7DB6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59751488"/>
    <w:multiLevelType w:val="multilevel"/>
    <w:tmpl w:val="C1A0A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A1F24D4"/>
    <w:multiLevelType w:val="multilevel"/>
    <w:tmpl w:val="2F4002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5DFB3B00"/>
    <w:multiLevelType w:val="multilevel"/>
    <w:tmpl w:val="5FD28D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5FFC2462"/>
    <w:multiLevelType w:val="hybridMultilevel"/>
    <w:tmpl w:val="FA9240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453458"/>
    <w:multiLevelType w:val="hybridMultilevel"/>
    <w:tmpl w:val="777442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1C3D83"/>
    <w:multiLevelType w:val="hybridMultilevel"/>
    <w:tmpl w:val="18C49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9E3B54"/>
    <w:multiLevelType w:val="hybridMultilevel"/>
    <w:tmpl w:val="ABDA70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8010CB"/>
    <w:multiLevelType w:val="hybridMultilevel"/>
    <w:tmpl w:val="CD68A0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B97F6C"/>
    <w:multiLevelType w:val="multilevel"/>
    <w:tmpl w:val="3E5C9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57A2510"/>
    <w:multiLevelType w:val="hybridMultilevel"/>
    <w:tmpl w:val="454E2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38"/>
  </w:num>
  <w:num w:numId="4">
    <w:abstractNumId w:val="26"/>
  </w:num>
  <w:num w:numId="5">
    <w:abstractNumId w:val="13"/>
  </w:num>
  <w:num w:numId="6">
    <w:abstractNumId w:val="36"/>
  </w:num>
  <w:num w:numId="7">
    <w:abstractNumId w:val="32"/>
  </w:num>
  <w:num w:numId="8">
    <w:abstractNumId w:val="46"/>
  </w:num>
  <w:num w:numId="9">
    <w:abstractNumId w:val="20"/>
  </w:num>
  <w:num w:numId="10">
    <w:abstractNumId w:val="44"/>
  </w:num>
  <w:num w:numId="11">
    <w:abstractNumId w:val="30"/>
  </w:num>
  <w:num w:numId="12">
    <w:abstractNumId w:val="24"/>
  </w:num>
  <w:num w:numId="1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</w:num>
  <w:num w:numId="16">
    <w:abstractNumId w:val="15"/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27"/>
  </w:num>
  <w:num w:numId="20">
    <w:abstractNumId w:val="4"/>
  </w:num>
  <w:num w:numId="21">
    <w:abstractNumId w:val="21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43"/>
  </w:num>
  <w:num w:numId="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22"/>
  </w:num>
  <w:num w:numId="40">
    <w:abstractNumId w:val="0"/>
  </w:num>
  <w:num w:numId="41">
    <w:abstractNumId w:val="39"/>
  </w:num>
  <w:num w:numId="42">
    <w:abstractNumId w:val="2"/>
  </w:num>
  <w:num w:numId="43">
    <w:abstractNumId w:val="33"/>
  </w:num>
  <w:num w:numId="44">
    <w:abstractNumId w:val="35"/>
  </w:num>
  <w:num w:numId="45">
    <w:abstractNumId w:val="31"/>
  </w:num>
  <w:num w:numId="46">
    <w:abstractNumId w:val="42"/>
  </w:num>
  <w:num w:numId="47">
    <w:abstractNumId w:val="47"/>
  </w:num>
  <w:num w:numId="48">
    <w:abstractNumId w:val="14"/>
  </w:num>
  <w:num w:numId="49">
    <w:abstractNumId w:val="11"/>
  </w:num>
  <w:num w:numId="50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2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briela Maria Cabel Barbarán">
    <w15:presenceInfo w15:providerId="Windows Live" w15:userId="c456c8a4d8ff2529"/>
  </w15:person>
  <w15:person w15:author="MURILO CARVALHO POVOA DA SILVA">
    <w15:presenceInfo w15:providerId="AD" w15:userId="S-1-5-21-763067897-1009454357-774919444-1149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8CA"/>
    <w:rsid w:val="00066E8E"/>
    <w:rsid w:val="000D3797"/>
    <w:rsid w:val="00176B1D"/>
    <w:rsid w:val="001F1F31"/>
    <w:rsid w:val="00201CF2"/>
    <w:rsid w:val="00226AC8"/>
    <w:rsid w:val="00293BF0"/>
    <w:rsid w:val="002E3770"/>
    <w:rsid w:val="00361197"/>
    <w:rsid w:val="003E051A"/>
    <w:rsid w:val="004736A4"/>
    <w:rsid w:val="004F2E51"/>
    <w:rsid w:val="00567553"/>
    <w:rsid w:val="00696457"/>
    <w:rsid w:val="006E1D46"/>
    <w:rsid w:val="00700FBE"/>
    <w:rsid w:val="007906BD"/>
    <w:rsid w:val="008B7110"/>
    <w:rsid w:val="008F43E7"/>
    <w:rsid w:val="009020D3"/>
    <w:rsid w:val="00926B5E"/>
    <w:rsid w:val="00962D99"/>
    <w:rsid w:val="009C0928"/>
    <w:rsid w:val="009C5F7E"/>
    <w:rsid w:val="00A408FE"/>
    <w:rsid w:val="00A55E49"/>
    <w:rsid w:val="00A560C2"/>
    <w:rsid w:val="00B23C9F"/>
    <w:rsid w:val="00B27ED1"/>
    <w:rsid w:val="00B6031C"/>
    <w:rsid w:val="00B92D7D"/>
    <w:rsid w:val="00BE56DC"/>
    <w:rsid w:val="00C23BE0"/>
    <w:rsid w:val="00D35D41"/>
    <w:rsid w:val="00D84229"/>
    <w:rsid w:val="00E51063"/>
    <w:rsid w:val="00E91F13"/>
    <w:rsid w:val="00EA5DBF"/>
    <w:rsid w:val="00F46DCB"/>
    <w:rsid w:val="00F60455"/>
    <w:rsid w:val="00F738CA"/>
    <w:rsid w:val="00FF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DBD0"/>
  <w15:docId w15:val="{DAAD4733-9830-4872-8347-824FBD5D3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0D37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051A"/>
    <w:pPr>
      <w:spacing w:before="100" w:beforeAutospacing="1" w:after="100" w:afterAutospacing="1"/>
      <w:jc w:val="left"/>
    </w:pPr>
  </w:style>
  <w:style w:type="paragraph" w:styleId="Reviso">
    <w:name w:val="Revision"/>
    <w:hidden/>
    <w:uiPriority w:val="99"/>
    <w:semiHidden/>
    <w:rsid w:val="00BE56DC"/>
    <w:pPr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510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106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5106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106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1063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6119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61197"/>
  </w:style>
  <w:style w:type="paragraph" w:styleId="Rodap">
    <w:name w:val="footer"/>
    <w:basedOn w:val="Normal"/>
    <w:link w:val="RodapChar"/>
    <w:uiPriority w:val="99"/>
    <w:unhideWhenUsed/>
    <w:rsid w:val="0036119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61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3.xml"/><Relationship Id="rId26" Type="http://schemas.openxmlformats.org/officeDocument/2006/relationships/customXml" Target="ink/ink7.xml"/><Relationship Id="rId39" Type="http://schemas.openxmlformats.org/officeDocument/2006/relationships/image" Target="media/image21.png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customXml" Target="ink/ink6.xm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microsoft.com/office/2011/relationships/commentsExtended" Target="commentsExtended.xml"/><Relationship Id="rId19" Type="http://schemas.openxmlformats.org/officeDocument/2006/relationships/image" Target="media/image6.emf"/><Relationship Id="rId31" Type="http://schemas.openxmlformats.org/officeDocument/2006/relationships/image" Target="media/image14.jpeg"/><Relationship Id="rId44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0.emf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customXml" Target="ink/ink8.xml"/><Relationship Id="rId38" Type="http://schemas.openxmlformats.org/officeDocument/2006/relationships/image" Target="media/image20.png"/><Relationship Id="rId20" Type="http://schemas.openxmlformats.org/officeDocument/2006/relationships/customXml" Target="ink/ink4.xm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7:49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1480 93 24575,'-97'-3'0,"-168"-28"0,178 22 0,0 3 0,-93 7 0,61 1 0,104-2 0,0 2 0,0 0 0,-1 0 0,1 1 0,1 1 0,-1 1 0,-18 8 0,-10 7 0,-41 27 0,34-18 0,36-20 0,0 1 0,1 0 0,1 0 0,-1 2 0,2-1 0,-1 1 0,2 1 0,0 0 0,0 1 0,-7 14 0,-11 24 0,-31 83 0,11-24 0,39-95 0,1 1 0,0 0 0,1 0 0,1 1 0,1-1 0,0 1 0,2 1 0,0-1 0,0 0 0,2 28 0,1-42 0,0 23 0,2 1 0,0-2 0,13 53 0,-12-71 0,0 0 0,0 0 0,0 0 0,1 0 0,0-1 0,1 1 0,0-1 0,0 0 0,1-1 0,-1 1 0,1-1 0,1 0 0,-1 0 0,1-1 0,0 0 0,14 7 0,170 101 0,-105-60 0,-2-5 0,-46-28 0,-1 1 0,-2 2 0,41 34 0,-32-24 0,1-1 0,1-2 0,1-3 0,66 29 0,-96-48 0,215 113 0,-214-113 0,0 0 0,1-1 0,0-1 0,0-1 0,0-1 0,34 4 0,-6 0 0,-16-3 0,45 11 0,0-4 0,118 3 0,-151-15 0,-7 1 0,0-2 0,54-8 0,-77 6 0,0 0 0,-1-1 0,1 0 0,-1-1 0,0 0 0,0-1 0,-1 0 0,1-1 0,-2 0 0,17-14 0,-11 5 0,0 0 0,-1-1 0,-1-1 0,-1 0 0,0-1 0,-2 0 0,0-1 0,-1 0 0,-1-1 0,-1 0 0,0-1 0,-2 1 0,7-46 0,-4-11 0,-4-1 0,-7-130 0,1 196 0,0-22 0,-1 0 0,-2 0 0,-2 1 0,-1-1 0,-2 1 0,-1 1 0,-2 0 0,-1 0 0,-23-41 0,-25-48 0,38 73 0,-2 1 0,-33-48 0,1 10 0,28 41 0,-63-76 0,73 103 0,-2 2 0,0 1 0,-1 1 0,-1 0 0,0 2 0,0 0 0,-1 2 0,-27-8 0,38 14-85,0 1 0,-1 1-1,0 0 1,1 0 0,-1 2-1,0-1 1,0 2 0,1 0-1,-1 1 1,0 0 0,1 1-1,0 0 1,0 1 0,0 1-1,-14 6 1,9-4-6742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6:46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1573 39 24575,'-78'-1'0,"31"-1"0,-1 2 0,1 2 0,0 2 0,-62 14 0,-1 5 0,-193 15 0,16-3 0,270-31 0,1 0 0,-1 0 0,1 2 0,0 0 0,0 1 0,1 0 0,0 2 0,-22 15 0,2 4 0,2 1 0,-32 35 0,41-39 0,12-15 0,1 1 0,1 0 0,0 0 0,0 1 0,1 1 0,0-1 0,2 1 0,-1 1 0,1-1 0,-5 18 0,-7 37 0,3 1 0,3 1 0,3 0 0,-1 117 0,11-161 0,0 11 0,6 57 0,-4-81 0,0 1 0,2-2 0,-1 1 0,2 0 0,-1-1 0,2 1 0,0-1 0,7 11 0,15 15 0,1-1 0,1-1 0,2-2 0,2-1 0,1-1 0,52 35 0,247 141 0,-318-199 0,1-1 0,0 0 0,1-2 0,-1 0 0,1-1 0,0 0 0,22 1 0,7-2 0,74-3 0,223-2 0,78-2 0,-385 2 0,0-2 0,0-2 0,-1-1 0,0-2 0,0-1 0,42-17 0,-62 18 0,0-2 0,0 0 0,-1-1 0,0 0 0,-1-2 0,0 1 0,17-21 0,-11 8 0,0-1 0,-1-1 0,21-40 0,-29 40 0,-1-1 0,-2 0 0,0 0 0,-2-1 0,-1 0 0,-1 0 0,-2 0 0,-1-48 0,-1 22 0,-6-137 0,3 164 0,-1 0 0,-1 1 0,-2-1 0,-18-49 0,-19-20 0,-4 2 0,-118-175 0,72 153 0,-15-21 0,107 134 0,-1 1 0,0 0 0,0 0 0,0 0 0,0 0 0,0 0 0,-1 1 0,1 0 0,-1-1 0,1 1 0,-1 1 0,0-1 0,0 0 0,0 1 0,0 0 0,0 0 0,0 0 0,0 1 0,-1-1 0,-6 1 0,-8 0 0,-1 2 0,1 0 0,-26 6 0,2 0 0,24-7-1365,2 1-5462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4.4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0 730 24575,'0'-2'0,"8"-2"0,11 1 0,14 1 0,8 0 0,7 0 0,13 2 0,15 0 0,8 0 0,0 0 0,-12 0 0,-18 0-8191</inkml:trace>
  <inkml:trace contextRef="#ctx0" brushRef="#br0" timeOffset="1304.17">879 284 24575,'-3'61'0,"-18"102"0,11-100 0,-4 87 0,13-135 0,1-1 0,1 1 0,0-1 0,0 1 0,2-1 0,-1 1 0,2-1 0,0 0 0,1-1 0,0 1 0,1-1 0,1 0 0,0 0 0,1-1 0,0 0 0,0 0 0,2-1 0,14 15 0,-17-20 0,0 0 0,1-1 0,0 1 0,0-2 0,1 1 0,-1-1 0,1 0 0,0-1 0,0 0 0,0 0 0,1-1 0,-1-1 0,0 1 0,11-1 0,5 0 0,0-2 0,0 0 0,0-2 0,27-6 0,-45 7 0,-1 0 0,1 0 0,-1 0 0,0-1 0,0 0 0,0 0 0,-1-1 0,1 0 0,-1 0 0,0 0 0,0 0 0,0-1 0,-1 0 0,1 0 0,-1 0 0,0-1 0,-1 1 0,1-1 0,-1 0 0,4-10 0,3-12 0,-1 0 0,-1 0 0,6-43 0,-5 26 0,0-10 0,-1-1 0,-1-78 0,-13-114 0,6 246 0,0-8 0,-1 0 0,0 1 0,0-1 0,-1 0 0,-1 1 0,1 0 0,-1-1 0,-1 1 0,0 0 0,0 0 0,-1 1 0,0-1 0,0 1 0,-1 0 0,0 1 0,-1-1 0,1 1 0,-1 1 0,-1-1 0,1 1 0,-1 0 0,0 1 0,-1 0 0,1 0 0,-1 1 0,0 0 0,0 0 0,0 1 0,-1 0 0,-13-2 0,-18-2 0,0 1 0,0 2 0,0 2 0,0 2 0,0 2 0,-42 6 0,69-5-227,0 0-1,0 0 1,0 2-1,0-1 1,-14 8-1,8-1-6599</inkml:trace>
  <inkml:trace contextRef="#ctx0" brushRef="#br0" timeOffset="2182.63">1386 530 24575,'3'-2'0,"8"-4"0,13-6 0,11-1 0,11-1 0,7 2 0,4 0 0,4 3 0,3 0 0,0-2 0,-4 2 0,-9-3 0,-11 1 0,-9-1 0,-5 1 0,-5 1 0,-5 2-8191</inkml:trace>
  <inkml:trace contextRef="#ctx0" brushRef="#br0" timeOffset="3984.51">739 654 24575,'3'0'0,"-2"0"0,-4 0 0,-9 0 0,-5 0 0,-2 0 0,-1 0 0,0 0 0,2 0 0,-2 0 0,-3 0 0,-7 0 0,-13 0 0,-1 0 0,7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1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632 0 24575,'0'3'0,"-3"11"0,-8 13 0,-13 14 0,-8 4 0,-6 5 0,-10 5 0,-9 3 0,-9 2 0,-3-1 0,10-5 0,12-12 0,14-11 0,14-10-8191</inkml:trace>
  <inkml:trace contextRef="#ctx0" brushRef="#br0" timeOffset="483.69">0 185 24575,'16'8'0,"10"13"0,8 8 0,15 9 0,17 10 0,21 9 0,14 10 0,5 8 0,1 0 0,-5-1 0,-7-8 0,-9-5 0,-13-10 0,-20-14-8191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10.5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1155 31 24575,'-68'72'0,"-41"38"0,57-68 0,-2-2 0,-2-2 0,-64 31 0,-190 71 0,145-75-1365,125-51-5462</inkml:trace>
  <inkml:trace contextRef="#ctx0" brushRef="#br0" timeOffset="474.7">1 1 24575,'8'16'0,"13"20"0,16 23 0,12 17 0,13 12 0,10 6 0,8 0 0,6-5 0,2-8 0,-12-17 0,-14-20 0,-16-17-8191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08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555 109 24575,'0'5'0,"-8"18"0,-12 15 0,-10 9 0,-8 9 0,-7 4 0,0 1 0,-1-3 0,7-13-8191</inkml:trace>
  <inkml:trace contextRef="#ctx0" brushRef="#br0" timeOffset="448.71">1 1 24575,'18'21'0,"12"12"0,11 13 0,14 16 0,8 11 0,1 3 0,-2-5 0,2 2 0,2 3 0,6 6 0,4-2 0,2-3 0,-1-5 0,-7-9 0,-7-12 0,-9-16 0,-14-13-8191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43:07.3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921 0 24575,'-1'15'0,"0"1"0,-1-1 0,-1 0 0,-1-1 0,0 1 0,-1-1 0,-11 25 0,-58 93 0,54-100 0,-36 59 0,-96 120 0,111-164 0,-1-1 0,-3-2 0,-91 70 0,-139 74-1365,231-161-5462</inkml:trace>
  <inkml:trace contextRef="#ctx0" brushRef="#br0" timeOffset="759.52">352 0 24575,'5'0'0,"5"5"0,5 10 0,11 18 0,9 19 0,1 6 0,2 6 0,6 11 0,7 10 0,7 10 0,5 9 0,-1-2 0,-5-6 0,-11-16 0,-14-20 0,-12-19-8191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14:57:4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1449 246 24575,'0'-1'0,"0"0"0,-1 1 0,1-1 0,0 0 0,-1 1 0,1-1 0,-1 1 0,1-1 0,-1 1 0,1-1 0,-1 1 0,1-1 0,-1 1 0,0-1 0,1 1 0,-1-1 0,0 1 0,1 0 0,-1 0 0,0-1 0,1 1 0,-1 0 0,0 0 0,0 0 0,1 0 0,-1-1 0,0 1 0,0 0 0,1 1 0,-2-1 0,-26 1 0,-11 8 0,1 1 0,0 3 0,-56 26 0,38-16 0,-6 3 0,2 2 0,-85 54 0,121-66 0,0 1 0,1 1 0,1 1 0,1 1 0,1 1 0,1 0 0,0 2 0,-19 31 0,28-34 0,1 0 0,0 0 0,2 1 0,0 0 0,1 1 0,-5 39 0,-3 134 0,14-186 0,1 682 0,4-626 0,2 1 0,4-1 0,2-1 0,3 0 0,3-1 0,3-1 0,2-1 0,3-1 0,3-1 0,46 70 0,-20-47 0,4-1 0,3-4 0,4-2 0,3-3 0,3-3 0,86 62 0,-117-100 0,2-1 0,0-3 0,2-1 0,52 20 0,-65-33 0,1-1 0,1-3 0,-1 0 0,2-2 0,-1-2 0,65 2 0,-55-7 0,0-2 0,73-12 0,-95 9 0,-1-1 0,0 0 0,-1-2 0,0-1 0,0 0 0,-1-2 0,22-14 0,2-5 0,-2-2 0,-2-2 0,0-1 0,-3-2 0,-1-2 0,-2-2 0,-1 0 0,-3-3 0,46-85 0,-66 105 0,-2 1 0,0-1 0,-2 0 0,0-1 0,-2 1 0,2-33 0,-8-151 0,-1 119 0,-1-27 0,-6 1 0,-39-187 0,8 96 0,20 87 0,-63-195 0,71 277 0,-1 1 0,-3 1 0,-1 0 0,-1 1 0,-2 1 0,-1 1 0,-1 1 0,-2 1 0,-40-38 0,28 37 0,-1 2 0,-1 1 0,-1 3 0,-47-23 0,-181-70 0,101 48 0,-749-287-1365,858 340-5462</inkml:trace>
  <inkml:trace contextRef="#ctx0" brushRef="#br0" timeOffset="2990.37">1064 3540 24575,'0'-2'0,"0"0"0,-1 0 0,1 1 0,-1-1 0,0 0 0,1 0 0,-1 1 0,0-1 0,0 0 0,0 1 0,0-1 0,0 1 0,-1-1 0,1 1 0,0-1 0,-1 1 0,1 0 0,-1 0 0,1 0 0,-1 0 0,1 0 0,-1 0 0,0 0 0,0 0 0,1 1 0,-1-1 0,0 1 0,0-1 0,0 1 0,-3-1 0,-5 0 0,-1-1 0,0 1 0,-21 2 0,-33 7 0,1 2 0,0 4 0,-101 35 0,69-20 0,58-17 0,0 1 0,1 2 0,1 1 0,1 2 0,-51 33 0,73-38 0,0 0 0,1 0 0,1 1 0,0 0 0,1 1 0,0 1 0,1-1 0,-8 22 0,-5 5 0,8-19 0,1 1 0,2 0 0,0 1 0,2 1 0,0-1 0,2 2 0,1-1 0,1 1 0,1-1 0,0 38 0,4 141 0,-8 232 0,4-365 0,3 1 0,11 94 0,-5-129 0,2-1 0,2 0 0,1-1 0,1 0 0,2-1 0,21 39 0,-2-17 0,2-2 0,3-1 0,62 71 0,-20-39 0,92 77 0,-96-100 0,3-3 0,101 59 0,-119-84 0,0-4 0,3-2 0,128 42 0,-148-61 0,0-2 0,0-1 0,64 1 0,131-12 0,-234 4 0,54-5 0,1-2 0,89-23 0,113-46 0,-104 27 0,-142 44 0,-1-1 0,0-1 0,0 0 0,0-1 0,-1 0 0,0-1 0,0-1 0,18-18 0,-3 0 0,-1-2 0,27-39 0,357-571 0,-409 637 0,39-60 0,3 3 0,3 1 0,100-99 0,-138 148 0,0-1 0,-1 0 0,0 0 0,-1-1 0,-1 0 0,0-1 0,0 1 0,-1-1 0,-1 0 0,0 0 0,-1-1 0,2-18 0,2-22 0,-2-96 0,-5 123 0,1-77 0,-5-247 0,2 328 0,-2 0 0,0 0 0,-1 0 0,-2 0 0,0 1 0,-2 0 0,0 1 0,-1-1 0,-18-26 0,2 8 0,-2 2 0,-2 1 0,-56-55 0,61 69 0,-2 2 0,0 0 0,-1 2 0,-1 1 0,-1 2 0,-36-16 0,-197-61 0,215 78 0,43 13 0,-398-114 0,327 99 0,-1 3 0,-1 4 0,-108-1 0,-246-20 0,139 3 0,282 28 0,0 0 0,0 1 0,0 1 0,0-1 0,0 2 0,1 0 0,-1 0 0,1 0 0,-18 10 0,-7 6 0,-45 33 0,-8 3 0,-20 2-1365,93-48-5462</inkml:trace>
  <inkml:trace contextRef="#ctx0" brushRef="#br0" timeOffset="5724.91">5883 4095 24575,'-317'-2'0,"-333"4"0,622 0 0,0 1 0,0 1 0,0 1 0,0 2 0,1 1 0,-44 19 0,21-4 0,1 3 0,-65 44 0,87-51 0,2 1 0,0 1 0,1 1 0,1 1 0,2 1 0,0 1 0,-30 49 0,30-38 0,1 2 0,2 1 0,2 0 0,2 1 0,-14 60 0,8-1 0,5 0 0,4 1 0,4 0 0,4 0 0,12 111 0,-6-187 0,1 0 0,1 0 0,1 0 0,1 0 0,1-1 0,1 0 0,1-1 0,1 0 0,1 0 0,1-1 0,1-1 0,1 0 0,29 30 0,8 4 0,1-3 0,3-2 0,3-2 0,1-3 0,2-3 0,97 48 0,-128-74 0,0-2 0,2-1 0,-1-2 0,1-1 0,1-2 0,67 7 0,211-12 0,-197-5 0,-90 1 0,-1 0 0,1-2 0,-1 0 0,0-2 0,0-1 0,25-10 0,135-70 0,-109 48 0,30-17 0,-53 27 0,71-30 0,-69 42 0,79-16 0,-96 25 0,158-22 0,-139 25 0,-1-3 0,107-30 0,-124 23 0,0-1 0,-1-2 0,-1-2 0,-1-1 0,-1-1 0,41-36 0,-46 35 0,-2-1 0,0-1 0,23-30 0,-38 39 0,0 0 0,-1-1 0,-1 0 0,0-1 0,-2 0 0,0-1 0,6-21 0,0-10 0,-3-1 0,-1 0 0,-3-1 0,-3 1 0,-2-90 0,-5 116 0,-1 1 0,0 0 0,-2 0 0,-1 0 0,-1 1 0,-1 0 0,-1 1 0,-14-24 0,8 19 0,-1 0 0,-1 1 0,-2 1 0,0 1 0,-46-41 0,45 49 0,0 2 0,-1 0 0,0 1 0,-1 1 0,-46-16 0,-127-29 0,120 44 0,0 3 0,-95-1 0,61 6 0,-7-1 0,-127-12 0,228 14 0,1 0 0,-1-1 0,1 0 0,1-1 0,-1-1 0,1-1 0,0 0 0,-16-12 0,-10-10 0,-45-45 0,28 12-47,44 46 94,0 2 0,-28-25 1,35 35-170,0 1 0,0 0 1,0 0-1,-1 0 1,1 1-1,-1 0 0,0 1 1,0-1-1,0 1 0,0 0 1,-13-1-1,-1 2-6705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28</Pages>
  <Words>5625</Words>
  <Characters>30376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MURILO CARVALHO POVOA DA SILVA</dc:creator>
  <cp:lastModifiedBy>MURILO CARVALHO POVOA DA SILVA</cp:lastModifiedBy>
  <cp:revision>4</cp:revision>
  <dcterms:created xsi:type="dcterms:W3CDTF">2024-10-04T23:10:00Z</dcterms:created>
  <dcterms:modified xsi:type="dcterms:W3CDTF">2024-10-04T23:47:00Z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lpwstr>300.000000000000</vt:lpwstr>
  </property>
  <property fmtid="{D5CDD505-2E9C-101B-9397-08002B2CF9AE}" pid="3" name="GUID">
    <vt:lpwstr>{20050711-1425-1430-A2C0-C59CC90507D7}</vt:lpwstr>
  </property>
  <property fmtid="{D5CDD505-2E9C-101B-9397-08002B2CF9AE}" pid="4" name="SPSDescription">
    <vt:lpwstr>Documento de Especificação de Requisitos</vt:lpwstr>
  </property>
  <property fmtid="{D5CDD505-2E9C-101B-9397-08002B2CF9AE}" pid="5" name="Owner">
    <vt:lpwstr>Nathalia Sautchuk</vt:lpwstr>
  </property>
  <property fmtid="{D5CDD505-2E9C-101B-9397-08002B2CF9AE}" pid="6" name="Status">
    <vt:lpwstr>Final</vt:lpwstr>
  </property>
</Properties>
</file>